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213B" w:rsidRDefault="003F213B" w:rsidP="00B13054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B6F1B">
        <w:rPr>
          <w:rFonts w:ascii="Times New Roman" w:hAnsi="Times New Roman" w:cs="Times New Roman"/>
          <w:b/>
          <w:sz w:val="28"/>
          <w:szCs w:val="28"/>
          <w:lang w:val="uk-UA"/>
        </w:rPr>
        <w:t xml:space="preserve">5 </w:t>
      </w:r>
      <w:r w:rsidR="00800C2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ВИЗНАЧЕННЯ </w:t>
      </w:r>
      <w:r w:rsidR="00402709">
        <w:rPr>
          <w:rFonts w:ascii="Times New Roman" w:hAnsi="Times New Roman" w:cs="Times New Roman"/>
          <w:b/>
          <w:sz w:val="28"/>
          <w:szCs w:val="28"/>
          <w:lang w:val="uk-UA"/>
        </w:rPr>
        <w:t>СТРУКТУРИ ТА П</w:t>
      </w:r>
      <w:r w:rsidR="00800C2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АРАМЕТРІВ </w:t>
      </w:r>
      <w:r w:rsidR="00402709">
        <w:rPr>
          <w:rFonts w:ascii="Times New Roman" w:hAnsi="Times New Roman" w:cs="Times New Roman"/>
          <w:b/>
          <w:sz w:val="28"/>
          <w:szCs w:val="28"/>
          <w:lang w:val="uk-UA"/>
        </w:rPr>
        <w:t>ЕЛЕКТРОМЕХАНІЧНОГО ОБ’ЄКТУ</w:t>
      </w:r>
    </w:p>
    <w:p w:rsidR="003F213B" w:rsidRDefault="003F213B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F213B" w:rsidRPr="00E638FD" w:rsidRDefault="00E638FD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5.1 </w:t>
      </w:r>
      <w:r w:rsidR="00402709">
        <w:rPr>
          <w:rFonts w:ascii="Times New Roman" w:hAnsi="Times New Roman" w:cs="Times New Roman"/>
          <w:b/>
          <w:sz w:val="28"/>
          <w:szCs w:val="28"/>
          <w:lang w:val="uk-UA"/>
        </w:rPr>
        <w:t>Визначення параметрів контуру регулювання струму (моменту)</w:t>
      </w:r>
    </w:p>
    <w:p w:rsidR="0094702A" w:rsidRDefault="0094702A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4702A" w:rsidRDefault="0094702A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del w:id="0" w:author="Пользователь Windows" w:date="2018-12-05T08:25:00Z">
        <w:r w:rsidDel="00834067">
          <w:rPr>
            <w:rFonts w:ascii="Times New Roman" w:hAnsi="Times New Roman" w:cs="Times New Roman"/>
            <w:sz w:val="28"/>
            <w:szCs w:val="28"/>
            <w:lang w:val="uk-UA"/>
          </w:rPr>
          <w:delText>Рівняння д</w:delText>
        </w:r>
      </w:del>
      <w:ins w:id="1" w:author="Пользователь Windows" w:date="2018-12-05T08:25:00Z">
        <w:r w:rsidR="00834067">
          <w:rPr>
            <w:rFonts w:ascii="Times New Roman" w:hAnsi="Times New Roman" w:cs="Times New Roman"/>
            <w:sz w:val="28"/>
            <w:szCs w:val="28"/>
            <w:lang w:val="ru-RU"/>
          </w:rPr>
          <w:t>Д</w:t>
        </w:r>
      </w:ins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инамік</w:t>
      </w:r>
      <w:ins w:id="2" w:author="Пользователь Windows" w:date="2018-12-05T08:25:00Z">
        <w:r w:rsidR="00834067">
          <w:rPr>
            <w:rFonts w:ascii="Times New Roman" w:hAnsi="Times New Roman" w:cs="Times New Roman"/>
            <w:sz w:val="28"/>
            <w:szCs w:val="28"/>
            <w:lang w:val="uk-UA"/>
          </w:rPr>
          <w:t>у</w:t>
        </w:r>
        <w:proofErr w:type="spellEnd"/>
        <w:r w:rsidR="00834067">
          <w:rPr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</w:ins>
      <w:del w:id="3" w:author="Пользователь Windows" w:date="2018-12-05T08:25:00Z">
        <w:r w:rsidDel="00834067">
          <w:rPr>
            <w:rFonts w:ascii="Times New Roman" w:hAnsi="Times New Roman" w:cs="Times New Roman"/>
            <w:sz w:val="28"/>
            <w:szCs w:val="28"/>
            <w:lang w:val="uk-UA"/>
          </w:rPr>
          <w:delText xml:space="preserve">и </w:delText>
        </w:r>
      </w:del>
      <w:r>
        <w:rPr>
          <w:rFonts w:ascii="Times New Roman" w:hAnsi="Times New Roman" w:cs="Times New Roman"/>
          <w:sz w:val="28"/>
          <w:szCs w:val="28"/>
          <w:lang w:val="uk-UA"/>
        </w:rPr>
        <w:t xml:space="preserve">електричної частини СД </w:t>
      </w:r>
      <w:ins w:id="4" w:author="Пользователь Windows" w:date="2018-12-05T08:25:00Z">
        <w:r w:rsidR="00834067">
          <w:rPr>
            <w:rFonts w:ascii="Times New Roman" w:hAnsi="Times New Roman" w:cs="Times New Roman"/>
            <w:sz w:val="28"/>
            <w:szCs w:val="28"/>
            <w:lang w:val="uk-UA"/>
          </w:rPr>
          <w:t>описують р</w:t>
        </w:r>
        <w:r w:rsidR="00834067">
          <w:rPr>
            <w:rFonts w:ascii="Times New Roman" w:hAnsi="Times New Roman" w:cs="Times New Roman"/>
            <w:sz w:val="28"/>
            <w:szCs w:val="28"/>
            <w:lang w:val="ru-RU"/>
          </w:rPr>
          <w:t xml:space="preserve">івняння </w:t>
        </w:r>
      </w:ins>
      <w:del w:id="5" w:author="Пользователь Windows" w:date="2018-12-05T08:25:00Z">
        <w:r w:rsidDel="00834067">
          <w:rPr>
            <w:rFonts w:ascii="Times New Roman" w:hAnsi="Times New Roman" w:cs="Times New Roman"/>
            <w:sz w:val="28"/>
            <w:szCs w:val="28"/>
            <w:lang w:val="uk-UA"/>
          </w:rPr>
          <w:delText xml:space="preserve"> </w:delText>
        </w:r>
      </w:del>
      <w:del w:id="6" w:author="Пользователь Windows" w:date="2018-12-05T08:26:00Z">
        <w:r w:rsidDel="00834067">
          <w:rPr>
            <w:rFonts w:ascii="Times New Roman" w:hAnsi="Times New Roman" w:cs="Times New Roman"/>
            <w:sz w:val="28"/>
            <w:szCs w:val="28"/>
            <w:lang w:val="uk-UA"/>
          </w:rPr>
          <w:delText>мають вигляд</w:delText>
        </w:r>
        <w:r w:rsidR="00402709" w:rsidDel="00834067">
          <w:rPr>
            <w:rFonts w:ascii="Times New Roman" w:hAnsi="Times New Roman" w:cs="Times New Roman"/>
            <w:sz w:val="28"/>
            <w:szCs w:val="28"/>
            <w:lang w:val="uk-UA"/>
          </w:rPr>
          <w:delText xml:space="preserve"> </w:delText>
        </w:r>
      </w:del>
      <w:r w:rsidR="00402709">
        <w:rPr>
          <w:rFonts w:ascii="Times New Roman" w:hAnsi="Times New Roman" w:cs="Times New Roman"/>
          <w:sz w:val="28"/>
          <w:szCs w:val="28"/>
          <w:lang w:val="uk-UA"/>
        </w:rPr>
        <w:t>(2.31)</w:t>
      </w:r>
    </w:p>
    <w:p w:rsidR="0094702A" w:rsidRPr="0008030A" w:rsidRDefault="0094702A" w:rsidP="0008030A">
      <w:pPr>
        <w:pStyle w:val="MTDisplayEquation"/>
        <w:rPr>
          <w:rFonts w:ascii="Times New Roman" w:hAnsi="Times New Roman" w:cs="Times New Roman"/>
          <w:sz w:val="26"/>
          <w:szCs w:val="26"/>
        </w:rPr>
      </w:pPr>
      <w:r w:rsidRPr="0008030A">
        <w:rPr>
          <w:rFonts w:ascii="Times New Roman" w:hAnsi="Times New Roman" w:cs="Times New Roman"/>
          <w:sz w:val="26"/>
          <w:szCs w:val="26"/>
        </w:rPr>
        <w:tab/>
      </w:r>
      <w:r w:rsidR="0008030A" w:rsidRPr="0008030A">
        <w:rPr>
          <w:rFonts w:ascii="Times New Roman" w:hAnsi="Times New Roman" w:cs="Times New Roman"/>
          <w:position w:val="-116"/>
          <w:sz w:val="26"/>
          <w:szCs w:val="26"/>
        </w:rPr>
        <w:object w:dxaOrig="4200" w:dyaOrig="2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pt;height:116.25pt" o:ole="">
            <v:imagedata r:id="rId8" o:title=""/>
          </v:shape>
          <o:OLEObject Type="Embed" ProgID="Equation.DSMT4" ShapeID="_x0000_i1025" DrawAspect="Content" ObjectID="_1605509357" r:id="rId9"/>
        </w:object>
      </w:r>
      <w:r w:rsidR="00E638FD" w:rsidRPr="0008030A">
        <w:rPr>
          <w:rFonts w:ascii="Times New Roman" w:hAnsi="Times New Roman" w:cs="Times New Roman"/>
          <w:sz w:val="26"/>
          <w:szCs w:val="26"/>
        </w:rPr>
        <w:tab/>
      </w:r>
      <w:r w:rsidRPr="0008030A">
        <w:rPr>
          <w:rFonts w:ascii="Times New Roman" w:hAnsi="Times New Roman" w:cs="Times New Roman"/>
          <w:sz w:val="26"/>
          <w:szCs w:val="26"/>
        </w:rPr>
        <w:t>(</w:t>
      </w:r>
      <w:r w:rsidR="00E638FD" w:rsidRPr="0008030A">
        <w:rPr>
          <w:rFonts w:ascii="Times New Roman" w:hAnsi="Times New Roman" w:cs="Times New Roman"/>
          <w:sz w:val="26"/>
          <w:szCs w:val="26"/>
        </w:rPr>
        <w:t>5.1</w:t>
      </w:r>
      <w:r w:rsidRPr="0008030A">
        <w:rPr>
          <w:rFonts w:ascii="Times New Roman" w:hAnsi="Times New Roman" w:cs="Times New Roman"/>
          <w:sz w:val="26"/>
          <w:szCs w:val="26"/>
        </w:rPr>
        <w:t>)</w:t>
      </w:r>
    </w:p>
    <w:p w:rsidR="003F213B" w:rsidRDefault="0094702A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del w:id="7" w:author="Пользователь Windows" w:date="2018-12-05T08:26:00Z">
        <w:r w:rsidDel="00834067">
          <w:rPr>
            <w:rFonts w:ascii="Times New Roman" w:hAnsi="Times New Roman" w:cs="Times New Roman"/>
            <w:sz w:val="28"/>
            <w:szCs w:val="28"/>
            <w:lang w:val="uk-UA"/>
          </w:rPr>
          <w:delText>З першого рівняння в</w:delText>
        </w:r>
      </w:del>
      <w:proofErr w:type="spellStart"/>
      <w:ins w:id="8" w:author="Пользователь Windows" w:date="2018-12-05T08:26:00Z">
        <w:r w:rsidR="00834067">
          <w:rPr>
            <w:rFonts w:ascii="Times New Roman" w:hAnsi="Times New Roman" w:cs="Times New Roman"/>
            <w:sz w:val="28"/>
            <w:szCs w:val="28"/>
            <w:lang w:val="uk-UA"/>
          </w:rPr>
          <w:t>Використовючи</w:t>
        </w:r>
      </w:ins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E638FD" w:rsidRPr="00E638FD">
        <w:rPr>
          <w:rFonts w:ascii="Times New Roman" w:hAnsi="Times New Roman" w:cs="Times New Roman"/>
          <w:sz w:val="28"/>
          <w:szCs w:val="28"/>
          <w:lang w:val="uk-UA"/>
        </w:rPr>
        <w:t>5.1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del w:id="9" w:author="Пользователь Windows" w:date="2018-12-05T08:26:00Z">
        <w:r w:rsidDel="00834067">
          <w:rPr>
            <w:rFonts w:ascii="Times New Roman" w:hAnsi="Times New Roman" w:cs="Times New Roman"/>
            <w:sz w:val="28"/>
            <w:szCs w:val="28"/>
            <w:lang w:val="uk-UA"/>
          </w:rPr>
          <w:delText xml:space="preserve">маємо </w:delText>
        </w:r>
      </w:del>
      <w:ins w:id="10" w:author="Пользователь Windows" w:date="2018-12-05T08:26:00Z">
        <w:r w:rsidR="00834067">
          <w:rPr>
            <w:rFonts w:ascii="Times New Roman" w:hAnsi="Times New Roman" w:cs="Times New Roman"/>
            <w:sz w:val="28"/>
            <w:szCs w:val="28"/>
            <w:lang w:val="uk-UA"/>
          </w:rPr>
          <w:t>отримаємо</w:t>
        </w:r>
      </w:ins>
    </w:p>
    <w:p w:rsidR="0094702A" w:rsidRPr="0008030A" w:rsidRDefault="0008030A" w:rsidP="0008030A">
      <w:pPr>
        <w:pStyle w:val="MTDisplayEquation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08030A">
        <w:rPr>
          <w:rFonts w:ascii="Times New Roman" w:hAnsi="Times New Roman" w:cs="Times New Roman"/>
          <w:position w:val="-34"/>
          <w:sz w:val="26"/>
          <w:szCs w:val="26"/>
        </w:rPr>
        <w:object w:dxaOrig="920" w:dyaOrig="820">
          <v:shape id="_x0000_i1026" type="#_x0000_t75" style="width:46.5pt;height:41.25pt" o:ole="">
            <v:imagedata r:id="rId10" o:title=""/>
          </v:shape>
          <o:OLEObject Type="Embed" ProgID="Equation.DSMT4" ShapeID="_x0000_i1026" DrawAspect="Content" ObjectID="_1605509358" r:id="rId11"/>
        </w:object>
      </w:r>
      <w:r w:rsidR="004C3BBC" w:rsidRPr="0008030A">
        <w:rPr>
          <w:rFonts w:ascii="Times New Roman" w:hAnsi="Times New Roman" w:cs="Times New Roman"/>
          <w:sz w:val="26"/>
          <w:szCs w:val="26"/>
        </w:rPr>
        <w:t>,</w:t>
      </w:r>
      <w:r w:rsidRPr="0008030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 w:rsidR="0094702A" w:rsidRPr="0008030A">
        <w:rPr>
          <w:rFonts w:ascii="Times New Roman" w:hAnsi="Times New Roman" w:cs="Times New Roman"/>
          <w:sz w:val="26"/>
          <w:szCs w:val="26"/>
        </w:rPr>
        <w:t>(</w:t>
      </w:r>
      <w:r w:rsidR="00E638FD" w:rsidRPr="0008030A">
        <w:rPr>
          <w:rFonts w:ascii="Times New Roman" w:hAnsi="Times New Roman" w:cs="Times New Roman"/>
          <w:sz w:val="26"/>
          <w:szCs w:val="26"/>
        </w:rPr>
        <w:t>5.2</w:t>
      </w:r>
      <w:r w:rsidR="0094702A" w:rsidRPr="0008030A">
        <w:rPr>
          <w:rFonts w:ascii="Times New Roman" w:hAnsi="Times New Roman" w:cs="Times New Roman"/>
          <w:sz w:val="26"/>
          <w:szCs w:val="26"/>
        </w:rPr>
        <w:t>)</w:t>
      </w:r>
    </w:p>
    <w:p w:rsidR="0094702A" w:rsidRDefault="00834067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ins w:id="11" w:author="Пользователь Windows" w:date="2018-12-05T08:26:00Z">
        <w:r>
          <w:rPr>
            <w:rFonts w:ascii="Times New Roman" w:hAnsi="Times New Roman" w:cs="Times New Roman"/>
            <w:sz w:val="28"/>
            <w:szCs w:val="28"/>
            <w:lang w:val="uk-UA"/>
          </w:rPr>
          <w:t xml:space="preserve">В результаті перетворення, похибка </w:t>
        </w:r>
        <w:proofErr w:type="spellStart"/>
        <w:r>
          <w:rPr>
            <w:rFonts w:ascii="Times New Roman" w:hAnsi="Times New Roman" w:cs="Times New Roman"/>
            <w:sz w:val="28"/>
            <w:szCs w:val="28"/>
            <w:lang w:val="uk-UA"/>
          </w:rPr>
          <w:t>відпроцювання</w:t>
        </w:r>
        <w:proofErr w:type="spellEnd"/>
        <w:r>
          <w:rPr>
            <w:rFonts w:ascii="Times New Roman" w:hAnsi="Times New Roman" w:cs="Times New Roman"/>
            <w:sz w:val="28"/>
            <w:szCs w:val="28"/>
            <w:lang w:val="uk-UA"/>
          </w:rPr>
          <w:t xml:space="preserve"> моменту буде</w:t>
        </w:r>
      </w:ins>
      <w:del w:id="12" w:author="Пользователь Windows" w:date="2018-12-05T08:26:00Z">
        <w:r w:rsidR="0094702A" w:rsidDel="00834067">
          <w:rPr>
            <w:rFonts w:ascii="Times New Roman" w:hAnsi="Times New Roman" w:cs="Times New Roman"/>
            <w:sz w:val="28"/>
            <w:szCs w:val="28"/>
            <w:lang w:val="uk-UA"/>
          </w:rPr>
          <w:delText xml:space="preserve">так, що похибка відпрацювання моменту буде </w:delText>
        </w:r>
      </w:del>
    </w:p>
    <w:p w:rsidR="0094702A" w:rsidRPr="0008030A" w:rsidRDefault="0094702A" w:rsidP="0008030A">
      <w:pPr>
        <w:pStyle w:val="MTDisplayEquation"/>
        <w:rPr>
          <w:rFonts w:ascii="Times New Roman" w:hAnsi="Times New Roman" w:cs="Times New Roman"/>
          <w:sz w:val="26"/>
          <w:szCs w:val="26"/>
        </w:rPr>
      </w:pPr>
      <w:r w:rsidRPr="0008030A">
        <w:rPr>
          <w:rFonts w:ascii="Times New Roman" w:hAnsi="Times New Roman" w:cs="Times New Roman"/>
          <w:sz w:val="26"/>
          <w:szCs w:val="26"/>
        </w:rPr>
        <w:tab/>
      </w:r>
      <w:r w:rsidR="0008030A" w:rsidRPr="0008030A">
        <w:rPr>
          <w:rFonts w:ascii="Times New Roman" w:hAnsi="Times New Roman" w:cs="Times New Roman"/>
          <w:position w:val="-16"/>
          <w:sz w:val="26"/>
          <w:szCs w:val="26"/>
        </w:rPr>
        <w:object w:dxaOrig="1020" w:dyaOrig="480">
          <v:shape id="_x0000_i1189" type="#_x0000_t75" style="width:50.25pt;height:24pt" o:ole="">
            <v:imagedata r:id="rId12" o:title=""/>
          </v:shape>
          <o:OLEObject Type="Embed" ProgID="Equation.DSMT4" ShapeID="_x0000_i1189" DrawAspect="Content" ObjectID="_1605509359" r:id="rId13"/>
        </w:object>
      </w:r>
      <w:r w:rsidR="004C3BBC" w:rsidRPr="0008030A">
        <w:rPr>
          <w:rFonts w:ascii="Times New Roman" w:hAnsi="Times New Roman" w:cs="Times New Roman"/>
          <w:sz w:val="26"/>
          <w:szCs w:val="26"/>
        </w:rPr>
        <w:t>,</w:t>
      </w:r>
      <w:r w:rsidR="00E638FD" w:rsidRPr="0008030A">
        <w:rPr>
          <w:rFonts w:ascii="Times New Roman" w:hAnsi="Times New Roman" w:cs="Times New Roman"/>
          <w:sz w:val="26"/>
          <w:szCs w:val="26"/>
        </w:rPr>
        <w:tab/>
      </w:r>
      <w:r w:rsidRPr="0008030A">
        <w:rPr>
          <w:rFonts w:ascii="Times New Roman" w:hAnsi="Times New Roman" w:cs="Times New Roman"/>
          <w:sz w:val="26"/>
          <w:szCs w:val="26"/>
        </w:rPr>
        <w:t>(</w:t>
      </w:r>
      <w:r w:rsidR="00E638FD" w:rsidRPr="0008030A">
        <w:rPr>
          <w:rFonts w:ascii="Times New Roman" w:hAnsi="Times New Roman" w:cs="Times New Roman"/>
          <w:sz w:val="26"/>
          <w:szCs w:val="26"/>
        </w:rPr>
        <w:t>5.3</w:t>
      </w:r>
      <w:r w:rsidRPr="0008030A">
        <w:rPr>
          <w:rFonts w:ascii="Times New Roman" w:hAnsi="Times New Roman" w:cs="Times New Roman"/>
          <w:sz w:val="26"/>
          <w:szCs w:val="26"/>
        </w:rPr>
        <w:t>)</w:t>
      </w:r>
    </w:p>
    <w:p w:rsidR="0094702A" w:rsidRDefault="0094702A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="004C3BB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8030A" w:rsidRPr="004C3BBC">
        <w:rPr>
          <w:rFonts w:ascii="Times New Roman" w:hAnsi="Times New Roman"/>
          <w:color w:val="000000"/>
          <w:position w:val="-16"/>
          <w:sz w:val="28"/>
          <w:szCs w:val="28"/>
          <w:lang w:val="uk-UA"/>
        </w:rPr>
        <w:object w:dxaOrig="2680" w:dyaOrig="480">
          <v:shape id="_x0000_i1027" type="#_x0000_t75" style="width:133.5pt;height:24pt" o:ole="">
            <v:imagedata r:id="rId14" o:title=""/>
          </v:shape>
          <o:OLEObject Type="Embed" ProgID="Equation.DSMT4" ShapeID="_x0000_i1027" DrawAspect="Content" ObjectID="_1605509360" r:id="rId15"/>
        </w:object>
      </w:r>
      <w:r w:rsidR="004C3BBC">
        <w:rPr>
          <w:rFonts w:ascii="Times New Roman" w:hAnsi="Times New Roman"/>
          <w:color w:val="000000"/>
          <w:sz w:val="28"/>
          <w:szCs w:val="28"/>
          <w:lang w:val="uk-UA"/>
        </w:rPr>
        <w:t>.</w:t>
      </w:r>
    </w:p>
    <w:p w:rsidR="004C3BBC" w:rsidRDefault="0094702A" w:rsidP="00B13054">
      <w:pPr>
        <w:tabs>
          <w:tab w:val="left" w:pos="709"/>
        </w:tabs>
        <w:spacing w:after="0" w:line="360" w:lineRule="auto"/>
        <w:ind w:right="-144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del w:id="13" w:author="Пользователь Windows" w:date="2018-12-05T08:28:00Z">
        <w:r w:rsidDel="00834067">
          <w:rPr>
            <w:rFonts w:ascii="Times New Roman" w:hAnsi="Times New Roman" w:cs="Times New Roman"/>
            <w:sz w:val="28"/>
            <w:szCs w:val="28"/>
            <w:lang w:val="uk-UA"/>
          </w:rPr>
          <w:delText>Визначивши п</w:delText>
        </w:r>
      </w:del>
      <w:ins w:id="14" w:author="Пользователь Windows" w:date="2018-12-05T08:28:00Z">
        <w:r w:rsidR="00834067">
          <w:rPr>
            <w:rFonts w:ascii="Times New Roman" w:hAnsi="Times New Roman" w:cs="Times New Roman"/>
            <w:sz w:val="28"/>
            <w:szCs w:val="28"/>
            <w:lang w:val="uk-UA"/>
          </w:rPr>
          <w:t>П</w:t>
        </w:r>
      </w:ins>
      <w:r>
        <w:rPr>
          <w:rFonts w:ascii="Times New Roman" w:hAnsi="Times New Roman" w:cs="Times New Roman"/>
          <w:sz w:val="28"/>
          <w:szCs w:val="28"/>
          <w:lang w:val="uk-UA"/>
        </w:rPr>
        <w:t>охибк</w:t>
      </w:r>
      <w:ins w:id="15" w:author="Пользователь Windows" w:date="2018-12-05T08:35:00Z">
        <w:r w:rsidR="00834067">
          <w:rPr>
            <w:rFonts w:ascii="Times New Roman" w:hAnsi="Times New Roman" w:cs="Times New Roman"/>
            <w:sz w:val="28"/>
            <w:szCs w:val="28"/>
            <w:lang w:val="uk-UA"/>
          </w:rPr>
          <w:t>а</w:t>
        </w:r>
      </w:ins>
      <w:del w:id="16" w:author="Пользователь Windows" w:date="2018-12-05T08:35:00Z">
        <w:r w:rsidDel="00834067">
          <w:rPr>
            <w:rFonts w:ascii="Times New Roman" w:hAnsi="Times New Roman" w:cs="Times New Roman"/>
            <w:sz w:val="28"/>
            <w:szCs w:val="28"/>
            <w:lang w:val="uk-UA"/>
          </w:rPr>
          <w:delText>у</w:delText>
        </w:r>
      </w:del>
      <w:del w:id="17" w:author="Пользователь Windows" w:date="2018-12-05T08:28:00Z">
        <w:r w:rsidDel="00834067">
          <w:rPr>
            <w:rFonts w:ascii="Times New Roman" w:hAnsi="Times New Roman" w:cs="Times New Roman"/>
            <w:sz w:val="28"/>
            <w:szCs w:val="28"/>
            <w:lang w:val="uk-UA"/>
          </w:rPr>
          <w:delText xml:space="preserve"> відпрацювання</w:delText>
        </w:r>
      </w:del>
      <w:r>
        <w:rPr>
          <w:rFonts w:ascii="Times New Roman" w:hAnsi="Times New Roman" w:cs="Times New Roman"/>
          <w:sz w:val="28"/>
          <w:szCs w:val="28"/>
          <w:lang w:val="uk-UA"/>
        </w:rPr>
        <w:t xml:space="preserve"> струму </w:t>
      </w:r>
      <w:ins w:id="18" w:author="Пользователь Windows" w:date="2018-12-05T08:34:00Z">
        <w:r w:rsidR="00834067" w:rsidRPr="004C3BBC">
          <w:rPr>
            <w:rFonts w:ascii="Times New Roman" w:hAnsi="Times New Roman"/>
            <w:color w:val="000000"/>
            <w:position w:val="-12"/>
            <w:sz w:val="28"/>
            <w:szCs w:val="28"/>
            <w:lang w:val="uk-UA"/>
          </w:rPr>
          <w:object w:dxaOrig="400" w:dyaOrig="440">
            <v:shape id="_x0000_i1190" type="#_x0000_t75" style="width:20.25pt;height:21pt" o:ole="">
              <v:imagedata r:id="rId16" o:title=""/>
            </v:shape>
            <o:OLEObject Type="Embed" ProgID="Equation.DSMT4" ShapeID="_x0000_i1190" DrawAspect="Content" ObjectID="_1605509361" r:id="rId17"/>
          </w:object>
        </w:r>
      </w:ins>
      <w:del w:id="19" w:author="Пользователь Windows" w:date="2018-12-05T08:34:00Z">
        <w:r w:rsidDel="00834067">
          <w:rPr>
            <w:rFonts w:ascii="Times New Roman" w:hAnsi="Times New Roman" w:cs="Times New Roman"/>
            <w:sz w:val="28"/>
            <w:szCs w:val="28"/>
            <w:lang w:val="uk-UA"/>
          </w:rPr>
          <w:delText xml:space="preserve">статора по осі </w:delText>
        </w:r>
        <w:r w:rsidDel="00834067">
          <w:rPr>
            <w:rFonts w:ascii="Times New Roman" w:hAnsi="Times New Roman" w:cs="Times New Roman"/>
            <w:sz w:val="28"/>
            <w:szCs w:val="28"/>
            <w:lang w:val="en-US"/>
          </w:rPr>
          <w:delText>d</w:delText>
        </w:r>
      </w:del>
      <w:ins w:id="20" w:author="Пользователь Windows" w:date="2018-12-05T08:35:00Z">
        <w:r w:rsidR="00834067">
          <w:rPr>
            <w:rFonts w:ascii="Times New Roman" w:hAnsi="Times New Roman" w:cs="Times New Roman"/>
            <w:sz w:val="28"/>
            <w:szCs w:val="28"/>
            <w:lang w:val="uk-UA"/>
          </w:rPr>
          <w:t>матиме вигляд</w:t>
        </w:r>
      </w:ins>
      <w:del w:id="21" w:author="Пользователь Windows" w:date="2018-12-05T08:34:00Z">
        <w:r w:rsidR="004C3BBC" w:rsidDel="00834067">
          <w:rPr>
            <w:rFonts w:ascii="Times New Roman" w:hAnsi="Times New Roman" w:cs="Times New Roman"/>
            <w:sz w:val="28"/>
            <w:szCs w:val="28"/>
            <w:lang w:val="uk-UA"/>
          </w:rPr>
          <w:delText xml:space="preserve"> </w:delText>
        </w:r>
      </w:del>
      <w:del w:id="22" w:author="Пользователь Windows" w:date="2018-12-05T08:35:00Z">
        <w:r w:rsidR="004C3BBC" w:rsidDel="00834067">
          <w:rPr>
            <w:rFonts w:ascii="Times New Roman" w:hAnsi="Times New Roman" w:cs="Times New Roman"/>
            <w:sz w:val="28"/>
            <w:szCs w:val="28"/>
            <w:lang w:val="uk-UA"/>
          </w:rPr>
          <w:delText>як</w:delText>
        </w:r>
      </w:del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8030A" w:rsidRPr="004C3BBC">
        <w:rPr>
          <w:rFonts w:ascii="Times New Roman" w:hAnsi="Times New Roman"/>
          <w:color w:val="000000"/>
          <w:position w:val="-12"/>
          <w:sz w:val="28"/>
          <w:szCs w:val="28"/>
          <w:lang w:val="uk-UA"/>
        </w:rPr>
        <w:object w:dxaOrig="1400" w:dyaOrig="440">
          <v:shape id="_x0000_i1028" type="#_x0000_t75" style="width:70.5pt;height:21pt" o:ole="">
            <v:imagedata r:id="rId18" o:title=""/>
          </v:shape>
          <o:OLEObject Type="Embed" ProgID="Equation.DSMT4" ShapeID="_x0000_i1028" DrawAspect="Content" ObjectID="_1605509362" r:id="rId19"/>
        </w:object>
      </w:r>
      <w:r w:rsidR="00AA52F3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ins w:id="23" w:author="Пользователь Windows" w:date="2018-12-05T08:35:00Z">
        <w:r w:rsidR="00834067">
          <w:rPr>
            <w:rFonts w:ascii="Times New Roman" w:hAnsi="Times New Roman" w:cs="Times New Roman"/>
            <w:sz w:val="28"/>
            <w:szCs w:val="28"/>
            <w:lang w:val="uk-UA"/>
          </w:rPr>
          <w:t>виведомо</w:t>
        </w:r>
        <w:proofErr w:type="spellEnd"/>
        <w:r w:rsidR="00834067">
          <w:rPr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</w:ins>
      <w:del w:id="24" w:author="Пользователь Windows" w:date="2018-12-05T08:35:00Z">
        <w:r w:rsidDel="00834067">
          <w:rPr>
            <w:rFonts w:ascii="Times New Roman" w:hAnsi="Times New Roman" w:cs="Times New Roman"/>
            <w:sz w:val="28"/>
            <w:szCs w:val="28"/>
            <w:lang w:val="uk-UA"/>
          </w:rPr>
          <w:delText xml:space="preserve">запишемо </w:delText>
        </w:r>
      </w:del>
      <w:r>
        <w:rPr>
          <w:rFonts w:ascii="Times New Roman" w:hAnsi="Times New Roman" w:cs="Times New Roman"/>
          <w:sz w:val="28"/>
          <w:szCs w:val="28"/>
          <w:lang w:val="uk-UA"/>
        </w:rPr>
        <w:t xml:space="preserve">рівняння </w:t>
      </w:r>
      <w:ins w:id="25" w:author="Пользователь Windows" w:date="2018-12-05T08:35:00Z">
        <w:r w:rsidR="00834067">
          <w:rPr>
            <w:rFonts w:ascii="Times New Roman" w:hAnsi="Times New Roman" w:cs="Times New Roman"/>
            <w:sz w:val="28"/>
            <w:szCs w:val="28"/>
            <w:lang w:val="uk-UA"/>
          </w:rPr>
          <w:t xml:space="preserve">динаміки СД </w:t>
        </w:r>
      </w:ins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E638FD" w:rsidRPr="00E638FD">
        <w:rPr>
          <w:rFonts w:ascii="Times New Roman" w:hAnsi="Times New Roman" w:cs="Times New Roman"/>
          <w:sz w:val="28"/>
          <w:szCs w:val="28"/>
          <w:lang w:val="uk-UA"/>
        </w:rPr>
        <w:t>5.1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у формі похибок </w:t>
      </w:r>
      <w:ins w:id="26" w:author="Пользователь Windows" w:date="2018-12-05T08:35:00Z">
        <w:r w:rsidR="00834067">
          <w:rPr>
            <w:rFonts w:ascii="Times New Roman" w:hAnsi="Times New Roman" w:cs="Times New Roman"/>
            <w:sz w:val="28"/>
            <w:szCs w:val="28"/>
            <w:lang w:val="uk-UA"/>
          </w:rPr>
          <w:t>відпрацювання</w:t>
        </w:r>
      </w:ins>
      <w:del w:id="27" w:author="Пользователь Windows" w:date="2018-12-05T08:35:00Z">
        <w:r w:rsidDel="00834067">
          <w:rPr>
            <w:rFonts w:ascii="Times New Roman" w:hAnsi="Times New Roman" w:cs="Times New Roman"/>
            <w:sz w:val="28"/>
            <w:szCs w:val="28"/>
            <w:lang w:val="uk-UA"/>
          </w:rPr>
          <w:delText>відпрацювання</w:delText>
        </w:r>
      </w:del>
    </w:p>
    <w:p w:rsidR="004C3BBC" w:rsidRDefault="004C3BBC" w:rsidP="0008030A">
      <w:pPr>
        <w:pStyle w:val="MTDisplayEquation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8030A" w:rsidRPr="0008030A">
        <w:rPr>
          <w:rFonts w:ascii="Times New Roman" w:hAnsi="Times New Roman" w:cs="Times New Roman"/>
          <w:position w:val="-72"/>
          <w:sz w:val="26"/>
          <w:szCs w:val="26"/>
        </w:rPr>
        <w:object w:dxaOrig="5980" w:dyaOrig="1579">
          <v:shape id="_x0000_i1029" type="#_x0000_t75" style="width:297.75pt;height:78.75pt" o:ole="">
            <v:imagedata r:id="rId20" o:title=""/>
          </v:shape>
          <o:OLEObject Type="Embed" ProgID="Equation.DSMT4" ShapeID="_x0000_i1029" DrawAspect="Content" ObjectID="_1605509363" r:id="rId21"/>
        </w:object>
      </w:r>
      <w:r w:rsidR="00E638FD" w:rsidRPr="0008030A">
        <w:rPr>
          <w:rFonts w:ascii="Times New Roman" w:hAnsi="Times New Roman" w:cs="Times New Roman"/>
          <w:sz w:val="26"/>
          <w:szCs w:val="26"/>
        </w:rPr>
        <w:tab/>
      </w:r>
      <w:r w:rsidRPr="0008030A">
        <w:rPr>
          <w:rFonts w:ascii="Times New Roman" w:hAnsi="Times New Roman" w:cs="Times New Roman"/>
          <w:sz w:val="26"/>
          <w:szCs w:val="26"/>
        </w:rPr>
        <w:t>(</w:t>
      </w:r>
      <w:r w:rsidR="00E638FD" w:rsidRPr="0008030A">
        <w:rPr>
          <w:rFonts w:ascii="Times New Roman" w:hAnsi="Times New Roman" w:cs="Times New Roman"/>
          <w:sz w:val="26"/>
          <w:szCs w:val="26"/>
        </w:rPr>
        <w:t>5.4</w:t>
      </w:r>
      <w:r w:rsidRPr="0008030A">
        <w:rPr>
          <w:rFonts w:ascii="Times New Roman" w:hAnsi="Times New Roman" w:cs="Times New Roman"/>
          <w:sz w:val="26"/>
          <w:szCs w:val="26"/>
        </w:rPr>
        <w:t>)</w:t>
      </w:r>
    </w:p>
    <w:p w:rsidR="0094702A" w:rsidRPr="00215E18" w:rsidRDefault="0094702A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  <w:rPrChange w:id="28" w:author="Пользователь Windows" w:date="2018-12-05T08:37:00Z">
            <w:rPr>
              <w:rFonts w:ascii="Times New Roman" w:hAnsi="Times New Roman" w:cs="Times New Roman"/>
              <w:sz w:val="28"/>
              <w:szCs w:val="28"/>
              <w:lang w:val="uk-UA"/>
            </w:rPr>
          </w:rPrChange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ins w:id="29" w:author="Пользователь Windows" w:date="2018-12-05T08:37:00Z">
        <w:r w:rsidR="00215E18">
          <w:rPr>
            <w:rFonts w:ascii="Times New Roman" w:hAnsi="Times New Roman" w:cs="Times New Roman"/>
            <w:sz w:val="28"/>
            <w:szCs w:val="28"/>
            <w:lang w:val="uk-UA"/>
          </w:rPr>
          <w:t>Використовуючи умову</w:t>
        </w:r>
      </w:ins>
      <w:del w:id="30" w:author="Пользователь Windows" w:date="2018-12-05T08:37:00Z">
        <w:r w:rsidR="00DD6879" w:rsidDel="00215E18">
          <w:rPr>
            <w:rFonts w:ascii="Times New Roman" w:hAnsi="Times New Roman" w:cs="Times New Roman"/>
            <w:sz w:val="28"/>
            <w:szCs w:val="28"/>
            <w:lang w:val="uk-UA"/>
          </w:rPr>
          <w:delText>За умов</w:delText>
        </w:r>
      </w:del>
      <w:r w:rsidR="00DD68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15E18" w:rsidRPr="00DD6879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2400" w:dyaOrig="460">
          <v:shape id="_x0000_i1191" type="#_x0000_t75" style="width:120pt;height:23.25pt" o:ole="">
            <v:imagedata r:id="rId22" o:title=""/>
          </v:shape>
          <o:OLEObject Type="Embed" ProgID="Equation.DSMT4" ShapeID="_x0000_i1191" DrawAspect="Content" ObjectID="_1605509364" r:id="rId23"/>
        </w:object>
      </w:r>
      <w:r w:rsidR="00DD68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del w:id="31" w:author="Пользователь Windows" w:date="2018-12-05T08:37:00Z">
        <w:r w:rsidR="00DD6879" w:rsidDel="00215E18">
          <w:rPr>
            <w:rFonts w:ascii="Times New Roman" w:hAnsi="Times New Roman" w:cs="Times New Roman"/>
            <w:sz w:val="28"/>
            <w:szCs w:val="28"/>
            <w:lang w:val="uk-UA"/>
          </w:rPr>
          <w:delText xml:space="preserve">рівняння </w:delText>
        </w:r>
      </w:del>
      <w:r w:rsidR="00DD6879">
        <w:rPr>
          <w:rFonts w:ascii="Times New Roman" w:hAnsi="Times New Roman" w:cs="Times New Roman"/>
          <w:sz w:val="28"/>
          <w:szCs w:val="28"/>
          <w:lang w:val="uk-UA"/>
        </w:rPr>
        <w:t>регуля</w:t>
      </w:r>
      <w:r w:rsidR="003B21DB">
        <w:rPr>
          <w:rFonts w:ascii="Times New Roman" w:hAnsi="Times New Roman" w:cs="Times New Roman"/>
          <w:sz w:val="28"/>
          <w:szCs w:val="28"/>
          <w:lang w:val="uk-UA"/>
        </w:rPr>
        <w:t>тор</w:t>
      </w:r>
      <w:del w:id="32" w:author="Пользователь Windows" w:date="2018-12-05T08:37:00Z">
        <w:r w:rsidR="003B21DB" w:rsidDel="00215E18">
          <w:rPr>
            <w:rFonts w:ascii="Times New Roman" w:hAnsi="Times New Roman" w:cs="Times New Roman"/>
            <w:sz w:val="28"/>
            <w:szCs w:val="28"/>
            <w:lang w:val="uk-UA"/>
          </w:rPr>
          <w:delText>ів</w:delText>
        </w:r>
      </w:del>
      <w:ins w:id="33" w:author="Пользователь Windows" w:date="2018-12-05T08:37:00Z">
        <w:r w:rsidR="00215E18">
          <w:rPr>
            <w:rFonts w:ascii="Times New Roman" w:hAnsi="Times New Roman" w:cs="Times New Roman"/>
            <w:sz w:val="28"/>
            <w:szCs w:val="28"/>
            <w:lang w:val="uk-UA"/>
          </w:rPr>
          <w:t>и</w:t>
        </w:r>
      </w:ins>
      <w:r w:rsidR="003B21DB">
        <w:rPr>
          <w:rFonts w:ascii="Times New Roman" w:hAnsi="Times New Roman" w:cs="Times New Roman"/>
          <w:sz w:val="28"/>
          <w:szCs w:val="28"/>
          <w:lang w:val="uk-UA"/>
        </w:rPr>
        <w:t xml:space="preserve"> струму</w:t>
      </w:r>
      <w:del w:id="34" w:author="Пользователь Windows" w:date="2018-12-05T08:37:00Z">
        <w:r w:rsidR="003B21DB" w:rsidDel="00215E18">
          <w:rPr>
            <w:rFonts w:ascii="Times New Roman" w:hAnsi="Times New Roman" w:cs="Times New Roman"/>
            <w:sz w:val="28"/>
            <w:szCs w:val="28"/>
            <w:lang w:val="uk-UA"/>
          </w:rPr>
          <w:delText xml:space="preserve"> будуть мати вигляд</w:delText>
        </w:r>
      </w:del>
      <w:ins w:id="35" w:author="Пользователь Windows" w:date="2018-12-05T08:37:00Z">
        <w:r w:rsidR="00215E18">
          <w:rPr>
            <w:rFonts w:ascii="Times New Roman" w:hAnsi="Times New Roman" w:cs="Times New Roman"/>
            <w:sz w:val="28"/>
            <w:szCs w:val="28"/>
            <w:lang w:val="uk-UA"/>
          </w:rPr>
          <w:t xml:space="preserve"> набудуть </w:t>
        </w:r>
        <w:proofErr w:type="spellStart"/>
        <w:r w:rsidR="00215E18">
          <w:rPr>
            <w:rFonts w:ascii="Times New Roman" w:hAnsi="Times New Roman" w:cs="Times New Roman"/>
            <w:sz w:val="28"/>
            <w:szCs w:val="28"/>
            <w:lang w:val="uk-UA"/>
          </w:rPr>
          <w:t>наступно</w:t>
        </w:r>
        <w:proofErr w:type="spellEnd"/>
        <w:r w:rsidR="00215E18">
          <w:rPr>
            <w:rFonts w:ascii="Times New Roman" w:hAnsi="Times New Roman" w:cs="Times New Roman"/>
            <w:sz w:val="28"/>
            <w:szCs w:val="28"/>
            <w:lang w:val="ru-RU"/>
          </w:rPr>
          <w:t>ї форми</w:t>
        </w:r>
      </w:ins>
    </w:p>
    <w:p w:rsidR="00DD6879" w:rsidRDefault="00DD6879" w:rsidP="0008030A">
      <w:pPr>
        <w:pStyle w:val="MTDisplayEquation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08030A" w:rsidRPr="0008030A">
        <w:rPr>
          <w:rFonts w:ascii="Times New Roman" w:hAnsi="Times New Roman" w:cs="Times New Roman"/>
          <w:position w:val="-122"/>
          <w:sz w:val="26"/>
          <w:szCs w:val="26"/>
        </w:rPr>
        <w:object w:dxaOrig="4860" w:dyaOrig="2580">
          <v:shape id="_x0000_i1030" type="#_x0000_t75" style="width:243pt;height:129pt" o:ole="">
            <v:imagedata r:id="rId24" o:title=""/>
          </v:shape>
          <o:OLEObject Type="Embed" ProgID="Equation.DSMT4" ShapeID="_x0000_i1030" DrawAspect="Content" ObjectID="_1605509365" r:id="rId25"/>
        </w:object>
      </w:r>
      <w:r w:rsidR="0008030A" w:rsidRPr="0008030A">
        <w:rPr>
          <w:rFonts w:ascii="Times New Roman" w:hAnsi="Times New Roman" w:cs="Times New Roman"/>
          <w:sz w:val="26"/>
          <w:szCs w:val="26"/>
        </w:rPr>
        <w:tab/>
      </w:r>
      <w:r w:rsidRPr="0008030A">
        <w:rPr>
          <w:rFonts w:ascii="Times New Roman" w:hAnsi="Times New Roman" w:cs="Times New Roman"/>
          <w:sz w:val="26"/>
          <w:szCs w:val="26"/>
        </w:rPr>
        <w:t>(</w:t>
      </w:r>
      <w:r w:rsidR="00E638FD" w:rsidRPr="0008030A">
        <w:rPr>
          <w:rFonts w:ascii="Times New Roman" w:hAnsi="Times New Roman" w:cs="Times New Roman"/>
          <w:sz w:val="26"/>
          <w:szCs w:val="26"/>
        </w:rPr>
        <w:t>5.5</w:t>
      </w:r>
      <w:r w:rsidRPr="0008030A">
        <w:rPr>
          <w:rFonts w:ascii="Times New Roman" w:hAnsi="Times New Roman" w:cs="Times New Roman"/>
          <w:sz w:val="26"/>
          <w:szCs w:val="26"/>
        </w:rPr>
        <w:t>)</w:t>
      </w:r>
    </w:p>
    <w:p w:rsidR="00215E18" w:rsidRDefault="00E808FE" w:rsidP="00B13054">
      <w:pPr>
        <w:tabs>
          <w:tab w:val="left" w:pos="709"/>
        </w:tabs>
        <w:spacing w:after="0" w:line="360" w:lineRule="auto"/>
        <w:ind w:firstLine="567"/>
        <w:jc w:val="both"/>
        <w:rPr>
          <w:ins w:id="36" w:author="Пользователь Windows" w:date="2018-12-05T08:38:00Z"/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="00215E18" w:rsidRPr="00E808FE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720" w:dyaOrig="420">
          <v:shape id="_x0000_i1192" type="#_x0000_t75" style="width:36pt;height:20.25pt" o:ole="">
            <v:imagedata r:id="rId26" o:title=""/>
          </v:shape>
          <o:OLEObject Type="Embed" ProgID="Equation.DSMT4" ShapeID="_x0000_i1192" DrawAspect="Content" ObjectID="_1605509366" r:id="rId27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ins w:id="37" w:author="Пользователь Windows" w:date="2018-12-05T08:38:00Z">
        <w:r w:rsidR="00215E18">
          <w:rPr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</w:ins>
      <w:del w:id="38" w:author="Пользователь Windows" w:date="2018-12-05T08:38:00Z">
        <w:r w:rsidDel="00215E18">
          <w:rPr>
            <w:rFonts w:ascii="Times New Roman" w:hAnsi="Times New Roman" w:cs="Times New Roman"/>
            <w:sz w:val="28"/>
            <w:szCs w:val="28"/>
            <w:lang w:val="uk-UA"/>
          </w:rPr>
          <w:delText xml:space="preserve"> інтеграль</w:delText>
        </w:r>
        <w:r w:rsidR="0008030A" w:rsidDel="00215E18">
          <w:rPr>
            <w:rFonts w:ascii="Times New Roman" w:hAnsi="Times New Roman" w:cs="Times New Roman"/>
            <w:sz w:val="28"/>
            <w:szCs w:val="28"/>
            <w:lang w:val="uk-UA"/>
          </w:rPr>
          <w:delText xml:space="preserve">ні </w:delText>
        </w:r>
      </w:del>
      <w:r w:rsidR="0008030A">
        <w:rPr>
          <w:rFonts w:ascii="Times New Roman" w:hAnsi="Times New Roman" w:cs="Times New Roman"/>
          <w:sz w:val="28"/>
          <w:szCs w:val="28"/>
          <w:lang w:val="uk-UA"/>
        </w:rPr>
        <w:t>складові</w:t>
      </w:r>
      <w:ins w:id="39" w:author="Пользователь Windows" w:date="2018-12-05T08:38:00Z">
        <w:r w:rsidR="00215E18">
          <w:rPr>
            <w:rFonts w:ascii="Times New Roman" w:hAnsi="Times New Roman" w:cs="Times New Roman"/>
            <w:sz w:val="28"/>
            <w:szCs w:val="28"/>
            <w:lang w:val="uk-UA"/>
          </w:rPr>
          <w:t>, що відповідають за інтегральну складову</w:t>
        </w:r>
      </w:ins>
    </w:p>
    <w:p w:rsidR="0094702A" w:rsidDel="00215E18" w:rsidRDefault="0008030A" w:rsidP="00B13054">
      <w:pPr>
        <w:tabs>
          <w:tab w:val="left" w:pos="709"/>
        </w:tabs>
        <w:spacing w:after="0" w:line="360" w:lineRule="auto"/>
        <w:ind w:firstLine="567"/>
        <w:jc w:val="both"/>
        <w:rPr>
          <w:del w:id="40" w:author="Пользователь Windows" w:date="2018-12-05T08:38:00Z"/>
          <w:rFonts w:ascii="Times New Roman" w:hAnsi="Times New Roman" w:cs="Times New Roman"/>
          <w:sz w:val="28"/>
          <w:szCs w:val="28"/>
          <w:lang w:val="uk-UA"/>
        </w:rPr>
      </w:pPr>
      <w:del w:id="41" w:author="Пользователь Windows" w:date="2018-12-05T08:38:00Z">
        <w:r w:rsidDel="00215E18">
          <w:rPr>
            <w:rFonts w:ascii="Times New Roman" w:hAnsi="Times New Roman" w:cs="Times New Roman"/>
            <w:sz w:val="28"/>
            <w:szCs w:val="28"/>
            <w:lang w:val="uk-UA"/>
          </w:rPr>
          <w:delText xml:space="preserve"> регуляторів струму</w:delText>
        </w:r>
      </w:del>
    </w:p>
    <w:p w:rsidR="0094702A" w:rsidRDefault="0008030A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8FE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760" w:dyaOrig="380">
          <v:shape id="_x0000_i1031" type="#_x0000_t75" style="width:38.25pt;height:18.75pt" o:ole="">
            <v:imagedata r:id="rId28" o:title=""/>
          </v:shape>
          <o:OLEObject Type="Embed" ProgID="Equation.DSMT4" ShapeID="_x0000_i1031" DrawAspect="Content" ObjectID="_1605509367" r:id="rId29"/>
        </w:object>
      </w:r>
      <w:r w:rsidR="00E808FE">
        <w:rPr>
          <w:rFonts w:ascii="Times New Roman" w:hAnsi="Times New Roman" w:cs="Times New Roman"/>
          <w:sz w:val="28"/>
          <w:szCs w:val="28"/>
          <w:lang w:val="uk-UA"/>
        </w:rPr>
        <w:t xml:space="preserve"> – коефіцієнти </w:t>
      </w:r>
      <w:ins w:id="42" w:author="Пользователь Windows" w:date="2018-12-05T08:39:00Z">
        <w:r w:rsidR="00215E18">
          <w:rPr>
            <w:rFonts w:ascii="Times New Roman" w:hAnsi="Times New Roman" w:cs="Times New Roman"/>
            <w:sz w:val="28"/>
            <w:szCs w:val="28"/>
            <w:lang w:val="uk-UA"/>
          </w:rPr>
          <w:t>регуляторів</w:t>
        </w:r>
      </w:ins>
      <w:del w:id="43" w:author="Пользователь Windows" w:date="2018-12-05T08:38:00Z">
        <w:r w:rsidR="00E808FE" w:rsidDel="00215E18">
          <w:rPr>
            <w:rFonts w:ascii="Times New Roman" w:hAnsi="Times New Roman" w:cs="Times New Roman"/>
            <w:sz w:val="28"/>
            <w:szCs w:val="28"/>
            <w:lang w:val="uk-UA"/>
          </w:rPr>
          <w:delText>пропорційної та інтегральної складових регуляторів струму</w:delText>
        </w:r>
        <w:r w:rsidR="005D5630" w:rsidDel="00215E18">
          <w:rPr>
            <w:rFonts w:ascii="Times New Roman" w:hAnsi="Times New Roman" w:cs="Times New Roman"/>
            <w:sz w:val="28"/>
            <w:szCs w:val="28"/>
            <w:lang w:val="uk-UA"/>
          </w:rPr>
          <w:delText>.</w:delText>
        </w:r>
      </w:del>
    </w:p>
    <w:p w:rsidR="00215E18" w:rsidRDefault="005D5630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del w:id="44" w:author="Пользователь Windows" w:date="2018-12-05T08:39:00Z">
        <w:r w:rsidDel="00215E18">
          <w:rPr>
            <w:rFonts w:ascii="Times New Roman" w:hAnsi="Times New Roman" w:cs="Times New Roman"/>
            <w:sz w:val="28"/>
            <w:szCs w:val="28"/>
            <w:lang w:val="uk-UA"/>
          </w:rPr>
          <w:delText xml:space="preserve">Після підстановки </w:delText>
        </w:r>
      </w:del>
      <w:del w:id="45" w:author="Пользователь Windows" w:date="2018-12-05T08:41:00Z">
        <w:r w:rsidDel="00215E18">
          <w:rPr>
            <w:rFonts w:ascii="Times New Roman" w:hAnsi="Times New Roman" w:cs="Times New Roman"/>
            <w:sz w:val="28"/>
            <w:szCs w:val="28"/>
            <w:lang w:val="uk-UA"/>
          </w:rPr>
          <w:delText>(</w:delText>
        </w:r>
        <w:r w:rsidR="00E638FD" w:rsidRPr="00E638FD" w:rsidDel="00215E18">
          <w:rPr>
            <w:rFonts w:ascii="Times New Roman" w:hAnsi="Times New Roman" w:cs="Times New Roman"/>
            <w:sz w:val="28"/>
            <w:szCs w:val="28"/>
            <w:lang w:val="uk-UA"/>
          </w:rPr>
          <w:delText>5.5</w:delText>
        </w:r>
        <w:r w:rsidDel="00215E18">
          <w:rPr>
            <w:rFonts w:ascii="Times New Roman" w:hAnsi="Times New Roman" w:cs="Times New Roman"/>
            <w:sz w:val="28"/>
            <w:szCs w:val="28"/>
            <w:lang w:val="uk-UA"/>
          </w:rPr>
          <w:delText>) в (</w:delText>
        </w:r>
        <w:r w:rsidR="00E638FD" w:rsidRPr="00E638FD" w:rsidDel="00215E18">
          <w:rPr>
            <w:rFonts w:ascii="Times New Roman" w:hAnsi="Times New Roman" w:cs="Times New Roman"/>
            <w:sz w:val="28"/>
            <w:szCs w:val="28"/>
            <w:lang w:val="uk-UA"/>
          </w:rPr>
          <w:delText>5.4</w:delText>
        </w:r>
        <w:r w:rsidDel="00215E18">
          <w:rPr>
            <w:rFonts w:ascii="Times New Roman" w:hAnsi="Times New Roman" w:cs="Times New Roman"/>
            <w:sz w:val="28"/>
            <w:szCs w:val="28"/>
            <w:lang w:val="uk-UA"/>
          </w:rPr>
          <w:delText xml:space="preserve">) отримаємо наступні рівняння динаміки похибок відпрацювання в електричній </w:delText>
        </w:r>
        <w:r w:rsidR="0021099F" w:rsidDel="00215E18">
          <w:rPr>
            <w:rFonts w:ascii="Times New Roman" w:hAnsi="Times New Roman" w:cs="Times New Roman"/>
            <w:sz w:val="28"/>
            <w:szCs w:val="28"/>
            <w:lang w:val="uk-UA"/>
          </w:rPr>
          <w:delText>підсистемі СД</w:delText>
        </w:r>
      </w:del>
      <w:ins w:id="46" w:author="Пользователь Windows" w:date="2018-12-05T08:39:00Z">
        <w:r w:rsidR="00215E18">
          <w:rPr>
            <w:rFonts w:ascii="Times New Roman" w:hAnsi="Times New Roman" w:cs="Times New Roman"/>
            <w:sz w:val="28"/>
            <w:szCs w:val="28"/>
            <w:lang w:val="uk-UA"/>
          </w:rPr>
          <w:t>Виконаємо наст</w:t>
        </w:r>
      </w:ins>
      <w:ins w:id="47" w:author="Пользователь Windows" w:date="2018-12-05T08:47:00Z">
        <w:r w:rsidR="00861831">
          <w:rPr>
            <w:rFonts w:ascii="Times New Roman" w:hAnsi="Times New Roman" w:cs="Times New Roman"/>
            <w:sz w:val="28"/>
            <w:szCs w:val="28"/>
            <w:lang w:val="uk-UA"/>
          </w:rPr>
          <w:t>у</w:t>
        </w:r>
      </w:ins>
      <w:ins w:id="48" w:author="Пользователь Windows" w:date="2018-12-05T08:39:00Z">
        <w:r w:rsidR="00861831">
          <w:rPr>
            <w:rFonts w:ascii="Times New Roman" w:hAnsi="Times New Roman" w:cs="Times New Roman"/>
            <w:sz w:val="28"/>
            <w:szCs w:val="28"/>
            <w:lang w:val="uk-UA"/>
          </w:rPr>
          <w:t>пні перет</w:t>
        </w:r>
        <w:r w:rsidR="00215E18">
          <w:rPr>
            <w:rFonts w:ascii="Times New Roman" w:hAnsi="Times New Roman" w:cs="Times New Roman"/>
            <w:sz w:val="28"/>
            <w:szCs w:val="28"/>
            <w:lang w:val="uk-UA"/>
          </w:rPr>
          <w:t>в</w:t>
        </w:r>
      </w:ins>
      <w:ins w:id="49" w:author="Пользователь Windows" w:date="2018-12-05T08:48:00Z">
        <w:r w:rsidR="00861831">
          <w:rPr>
            <w:rFonts w:ascii="Times New Roman" w:hAnsi="Times New Roman" w:cs="Times New Roman"/>
            <w:sz w:val="28"/>
            <w:szCs w:val="28"/>
            <w:lang w:val="uk-UA"/>
          </w:rPr>
          <w:t>о</w:t>
        </w:r>
      </w:ins>
      <w:ins w:id="50" w:author="Пользователь Windows" w:date="2018-12-05T08:39:00Z">
        <w:r w:rsidR="00215E18">
          <w:rPr>
            <w:rFonts w:ascii="Times New Roman" w:hAnsi="Times New Roman" w:cs="Times New Roman"/>
            <w:sz w:val="28"/>
            <w:szCs w:val="28"/>
            <w:lang w:val="uk-UA"/>
          </w:rPr>
          <w:t>рення, а саме підстановка рівня</w:t>
        </w:r>
      </w:ins>
      <w:ins w:id="51" w:author="Пользователь Windows" w:date="2018-12-05T08:47:00Z">
        <w:r w:rsidR="00861831">
          <w:rPr>
            <w:rFonts w:ascii="Times New Roman" w:hAnsi="Times New Roman" w:cs="Times New Roman"/>
            <w:sz w:val="28"/>
            <w:szCs w:val="28"/>
            <w:lang w:val="uk-UA"/>
          </w:rPr>
          <w:t>н</w:t>
        </w:r>
      </w:ins>
      <w:ins w:id="52" w:author="Пользователь Windows" w:date="2018-12-05T08:39:00Z">
        <w:r w:rsidR="00215E18">
          <w:rPr>
            <w:rFonts w:ascii="Times New Roman" w:hAnsi="Times New Roman" w:cs="Times New Roman"/>
            <w:sz w:val="28"/>
            <w:szCs w:val="28"/>
            <w:lang w:val="uk-UA"/>
          </w:rPr>
          <w:t>ь (</w:t>
        </w:r>
      </w:ins>
      <w:ins w:id="53" w:author="Пользователь Windows" w:date="2018-12-05T08:40:00Z">
        <w:r w:rsidR="00215E18">
          <w:rPr>
            <w:rFonts w:ascii="Times New Roman" w:hAnsi="Times New Roman" w:cs="Times New Roman"/>
            <w:sz w:val="28"/>
            <w:szCs w:val="28"/>
            <w:lang w:val="uk-UA"/>
          </w:rPr>
          <w:t>5.5</w:t>
        </w:r>
      </w:ins>
      <w:ins w:id="54" w:author="Пользователь Windows" w:date="2018-12-05T08:39:00Z">
        <w:r w:rsidR="00215E18">
          <w:rPr>
            <w:rFonts w:ascii="Times New Roman" w:hAnsi="Times New Roman" w:cs="Times New Roman"/>
            <w:sz w:val="28"/>
            <w:szCs w:val="28"/>
            <w:lang w:val="uk-UA"/>
          </w:rPr>
          <w:t>)</w:t>
        </w:r>
      </w:ins>
      <w:ins w:id="55" w:author="Пользователь Windows" w:date="2018-12-05T08:40:00Z">
        <w:r w:rsidR="00215E18">
          <w:rPr>
            <w:rFonts w:ascii="Times New Roman" w:hAnsi="Times New Roman" w:cs="Times New Roman"/>
            <w:sz w:val="28"/>
            <w:szCs w:val="28"/>
            <w:lang w:val="uk-UA"/>
          </w:rPr>
          <w:t xml:space="preserve"> в (5.6) для отримання похибок ві</w:t>
        </w:r>
      </w:ins>
      <w:ins w:id="56" w:author="Пользователь Windows" w:date="2018-12-05T08:48:00Z">
        <w:r w:rsidR="00861831">
          <w:rPr>
            <w:rFonts w:ascii="Times New Roman" w:hAnsi="Times New Roman" w:cs="Times New Roman"/>
            <w:sz w:val="28"/>
            <w:szCs w:val="28"/>
            <w:lang w:val="uk-UA"/>
          </w:rPr>
          <w:t>д</w:t>
        </w:r>
      </w:ins>
      <w:ins w:id="57" w:author="Пользователь Windows" w:date="2018-12-05T08:40:00Z">
        <w:r w:rsidR="00215E18">
          <w:rPr>
            <w:rFonts w:ascii="Times New Roman" w:hAnsi="Times New Roman" w:cs="Times New Roman"/>
            <w:sz w:val="28"/>
            <w:szCs w:val="28"/>
            <w:lang w:val="uk-UA"/>
          </w:rPr>
          <w:t>працювання в електричній підсистемі</w:t>
        </w:r>
      </w:ins>
    </w:p>
    <w:p w:rsidR="003A3383" w:rsidRPr="0008030A" w:rsidRDefault="003A3383" w:rsidP="0008030A">
      <w:pPr>
        <w:pStyle w:val="MTDisplayEquation"/>
        <w:rPr>
          <w:rFonts w:ascii="Times New Roman" w:hAnsi="Times New Roman" w:cs="Times New Roman"/>
          <w:sz w:val="26"/>
          <w:szCs w:val="26"/>
        </w:rPr>
      </w:pPr>
      <w:r w:rsidRPr="0008030A">
        <w:rPr>
          <w:rFonts w:ascii="Times New Roman" w:hAnsi="Times New Roman" w:cs="Times New Roman"/>
          <w:sz w:val="26"/>
          <w:szCs w:val="26"/>
        </w:rPr>
        <w:tab/>
      </w:r>
      <w:r w:rsidR="0008030A" w:rsidRPr="0008030A">
        <w:rPr>
          <w:rFonts w:ascii="Times New Roman" w:hAnsi="Times New Roman" w:cs="Times New Roman"/>
          <w:position w:val="-72"/>
          <w:sz w:val="26"/>
          <w:szCs w:val="26"/>
        </w:rPr>
        <w:object w:dxaOrig="1420" w:dyaOrig="1540">
          <v:shape id="_x0000_i1032" type="#_x0000_t75" style="width:70.5pt;height:78pt" o:ole="">
            <v:imagedata r:id="rId30" o:title=""/>
          </v:shape>
          <o:OLEObject Type="Embed" ProgID="Equation.DSMT4" ShapeID="_x0000_i1032" DrawAspect="Content" ObjectID="_1605509368" r:id="rId31"/>
        </w:object>
      </w:r>
      <w:r w:rsidRPr="0008030A">
        <w:rPr>
          <w:rFonts w:ascii="Times New Roman" w:hAnsi="Times New Roman" w:cs="Times New Roman"/>
          <w:sz w:val="26"/>
          <w:szCs w:val="26"/>
        </w:rPr>
        <w:tab/>
        <w:t>(</w:t>
      </w:r>
      <w:r w:rsidR="00E638FD" w:rsidRPr="0008030A">
        <w:rPr>
          <w:rFonts w:ascii="Times New Roman" w:hAnsi="Times New Roman" w:cs="Times New Roman"/>
          <w:sz w:val="26"/>
          <w:szCs w:val="26"/>
        </w:rPr>
        <w:t>5.6</w:t>
      </w:r>
      <w:r w:rsidRPr="0008030A">
        <w:rPr>
          <w:rFonts w:ascii="Times New Roman" w:hAnsi="Times New Roman" w:cs="Times New Roman"/>
          <w:sz w:val="26"/>
          <w:szCs w:val="26"/>
        </w:rPr>
        <w:t>)</w:t>
      </w:r>
    </w:p>
    <w:p w:rsidR="003A3383" w:rsidRPr="0008030A" w:rsidRDefault="003A3383" w:rsidP="0008030A">
      <w:pPr>
        <w:pStyle w:val="MTDisplayEquation"/>
        <w:rPr>
          <w:rFonts w:ascii="Times New Roman" w:hAnsi="Times New Roman" w:cs="Times New Roman"/>
          <w:sz w:val="26"/>
          <w:szCs w:val="26"/>
        </w:rPr>
      </w:pPr>
      <w:r w:rsidRPr="0008030A">
        <w:rPr>
          <w:rFonts w:ascii="Times New Roman" w:hAnsi="Times New Roman" w:cs="Times New Roman"/>
          <w:sz w:val="26"/>
          <w:szCs w:val="26"/>
        </w:rPr>
        <w:tab/>
      </w:r>
      <w:r w:rsidR="0008030A" w:rsidRPr="0008030A">
        <w:rPr>
          <w:rFonts w:ascii="Times New Roman" w:hAnsi="Times New Roman" w:cs="Times New Roman"/>
          <w:position w:val="-44"/>
          <w:sz w:val="26"/>
          <w:szCs w:val="26"/>
        </w:rPr>
        <w:object w:dxaOrig="1640" w:dyaOrig="1020">
          <v:shape id="_x0000_i1033" type="#_x0000_t75" style="width:81pt;height:50.25pt" o:ole="">
            <v:imagedata r:id="rId32" o:title=""/>
          </v:shape>
          <o:OLEObject Type="Embed" ProgID="Equation.DSMT4" ShapeID="_x0000_i1033" DrawAspect="Content" ObjectID="_1605509369" r:id="rId33"/>
        </w:object>
      </w:r>
      <w:r w:rsidR="0008030A" w:rsidRPr="0008030A">
        <w:rPr>
          <w:rFonts w:ascii="Times New Roman" w:hAnsi="Times New Roman" w:cs="Times New Roman"/>
          <w:sz w:val="26"/>
          <w:szCs w:val="26"/>
        </w:rPr>
        <w:tab/>
      </w:r>
      <w:r w:rsidRPr="0008030A">
        <w:rPr>
          <w:rFonts w:ascii="Times New Roman" w:hAnsi="Times New Roman" w:cs="Times New Roman"/>
          <w:sz w:val="26"/>
          <w:szCs w:val="26"/>
        </w:rPr>
        <w:t>(</w:t>
      </w:r>
      <w:r w:rsidR="00E638FD" w:rsidRPr="0008030A">
        <w:rPr>
          <w:rFonts w:ascii="Times New Roman" w:hAnsi="Times New Roman" w:cs="Times New Roman"/>
          <w:sz w:val="26"/>
          <w:szCs w:val="26"/>
        </w:rPr>
        <w:t>5.7</w:t>
      </w:r>
      <w:r w:rsidRPr="0008030A">
        <w:rPr>
          <w:rFonts w:ascii="Times New Roman" w:hAnsi="Times New Roman" w:cs="Times New Roman"/>
          <w:sz w:val="26"/>
          <w:szCs w:val="26"/>
        </w:rPr>
        <w:t>)</w:t>
      </w:r>
    </w:p>
    <w:p w:rsidR="0094702A" w:rsidRDefault="003A3383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="0008030A" w:rsidRPr="003A3383">
        <w:rPr>
          <w:rFonts w:ascii="Times New Roman" w:hAnsi="Times New Roman"/>
          <w:color w:val="000000"/>
          <w:position w:val="-34"/>
          <w:sz w:val="28"/>
          <w:szCs w:val="28"/>
          <w:lang w:val="uk-UA"/>
        </w:rPr>
        <w:object w:dxaOrig="1300" w:dyaOrig="780">
          <v:shape id="_x0000_i1034" type="#_x0000_t75" style="width:65.25pt;height:39pt" o:ole="">
            <v:imagedata r:id="rId34" o:title=""/>
          </v:shape>
          <o:OLEObject Type="Embed" ProgID="Equation.DSMT4" ShapeID="_x0000_i1034" DrawAspect="Content" ObjectID="_1605509370" r:id="rId35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94702A" w:rsidRDefault="00C91349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del w:id="58" w:author="Пользователь Windows" w:date="2018-12-05T08:48:00Z">
        <w:r w:rsidDel="00861831">
          <w:rPr>
            <w:rFonts w:ascii="Times New Roman" w:hAnsi="Times New Roman" w:cs="Times New Roman"/>
            <w:sz w:val="28"/>
            <w:szCs w:val="28"/>
            <w:lang w:val="uk-UA"/>
          </w:rPr>
          <w:delText>С</w:delText>
        </w:r>
      </w:del>
      <w:ins w:id="59" w:author="Пользователь Windows" w:date="2018-12-05T08:49:00Z">
        <w:r w:rsidR="00861831">
          <w:rPr>
            <w:rFonts w:ascii="Times New Roman" w:hAnsi="Times New Roman" w:cs="Times New Roman"/>
            <w:sz w:val="28"/>
            <w:szCs w:val="28"/>
            <w:lang w:val="uk-UA"/>
          </w:rPr>
          <w:t>С</w:t>
        </w:r>
      </w:ins>
      <w:r>
        <w:rPr>
          <w:rFonts w:ascii="Times New Roman" w:hAnsi="Times New Roman" w:cs="Times New Roman"/>
          <w:sz w:val="28"/>
          <w:szCs w:val="28"/>
          <w:lang w:val="uk-UA"/>
        </w:rPr>
        <w:t>истема (</w:t>
      </w:r>
      <w:r w:rsidR="00E638FD" w:rsidRPr="00E638FD">
        <w:rPr>
          <w:rFonts w:ascii="Times New Roman" w:hAnsi="Times New Roman" w:cs="Times New Roman"/>
          <w:sz w:val="28"/>
          <w:szCs w:val="28"/>
          <w:lang w:val="uk-UA"/>
        </w:rPr>
        <w:t>5.6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ins w:id="60" w:author="Пользователь Windows" w:date="2018-12-05T08:48:00Z">
        <w:r w:rsidR="00861831">
          <w:rPr>
            <w:rFonts w:ascii="Times New Roman" w:hAnsi="Times New Roman" w:cs="Times New Roman"/>
            <w:sz w:val="28"/>
            <w:szCs w:val="28"/>
            <w:lang w:val="uk-UA"/>
          </w:rPr>
          <w:t>в повній мірі</w:t>
        </w:r>
      </w:ins>
      <w:ins w:id="61" w:author="Пользователь Windows" w:date="2018-12-05T08:49:00Z">
        <w:r w:rsidR="00861831">
          <w:rPr>
            <w:rFonts w:ascii="Times New Roman" w:hAnsi="Times New Roman" w:cs="Times New Roman"/>
            <w:sz w:val="28"/>
            <w:szCs w:val="28"/>
            <w:lang w:val="uk-UA"/>
          </w:rPr>
          <w:t xml:space="preserve"> описує</w:t>
        </w:r>
      </w:ins>
      <w:ins w:id="62" w:author="Пользователь Windows" w:date="2018-12-05T08:48:00Z">
        <w:r w:rsidR="00861831">
          <w:rPr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</w:ins>
      <w:del w:id="63" w:author="Пользователь Windows" w:date="2018-12-05T08:48:00Z">
        <w:r w:rsidDel="00861831">
          <w:rPr>
            <w:rFonts w:ascii="Times New Roman" w:hAnsi="Times New Roman" w:cs="Times New Roman"/>
            <w:sz w:val="28"/>
            <w:szCs w:val="28"/>
            <w:lang w:val="uk-UA"/>
          </w:rPr>
          <w:delText xml:space="preserve">описує </w:delText>
        </w:r>
      </w:del>
      <w:r>
        <w:rPr>
          <w:rFonts w:ascii="Times New Roman" w:hAnsi="Times New Roman" w:cs="Times New Roman"/>
          <w:sz w:val="28"/>
          <w:szCs w:val="28"/>
          <w:lang w:val="uk-UA"/>
        </w:rPr>
        <w:t xml:space="preserve">динаміку контуру регулювання струму по осі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вихідним рівнянням похибки регулювання моменту. Система (</w:t>
      </w:r>
      <w:r w:rsidR="00E638FD" w:rsidRPr="00E638FD">
        <w:rPr>
          <w:rFonts w:ascii="Times New Roman" w:hAnsi="Times New Roman" w:cs="Times New Roman"/>
          <w:sz w:val="28"/>
          <w:szCs w:val="28"/>
          <w:lang w:val="uk-UA"/>
        </w:rPr>
        <w:t>5.7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– рівняння динаміки похибок відпрацювання в контурі регулювання струму по осі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uk-UA"/>
        </w:rPr>
        <w:t>. Лінійні системи (</w:t>
      </w:r>
      <w:r w:rsidR="00E638FD" w:rsidRPr="00E638FD">
        <w:rPr>
          <w:rFonts w:ascii="Times New Roman" w:hAnsi="Times New Roman" w:cs="Times New Roman"/>
          <w:sz w:val="28"/>
          <w:szCs w:val="28"/>
          <w:lang w:val="uk-UA"/>
        </w:rPr>
        <w:t>5.6</w:t>
      </w:r>
      <w:r>
        <w:rPr>
          <w:rFonts w:ascii="Times New Roman" w:hAnsi="Times New Roman" w:cs="Times New Roman"/>
          <w:sz w:val="28"/>
          <w:szCs w:val="28"/>
          <w:lang w:val="uk-UA"/>
        </w:rPr>
        <w:t>), (</w:t>
      </w:r>
      <w:r w:rsidR="00E638FD" w:rsidRPr="00E638FD">
        <w:rPr>
          <w:rFonts w:ascii="Times New Roman" w:hAnsi="Times New Roman" w:cs="Times New Roman"/>
          <w:sz w:val="28"/>
          <w:szCs w:val="28"/>
          <w:lang w:val="uk-UA"/>
        </w:rPr>
        <w:t>5.7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є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асимптотично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стійкими для усіх </w:t>
      </w:r>
      <w:r w:rsidR="0008030A" w:rsidRPr="00E808FE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320" w:dyaOrig="380">
          <v:shape id="_x0000_i1035" type="#_x0000_t75" style="width:66.75pt;height:18.75pt" o:ole="">
            <v:imagedata r:id="rId36" o:title=""/>
          </v:shape>
          <o:OLEObject Type="Embed" ProgID="Equation.DSMT4" ShapeID="_x0000_i1035" DrawAspect="Content" ObjectID="_1605509371" r:id="rId37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тому за умови </w:t>
      </w:r>
      <w:r w:rsidR="0008030A" w:rsidRPr="00DD6879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1480" w:dyaOrig="460">
          <v:shape id="_x0000_i1036" type="#_x0000_t75" style="width:74.25pt;height:23.25pt" o:ole="">
            <v:imagedata r:id="rId38" o:title=""/>
          </v:shape>
          <o:OLEObject Type="Embed" ProgID="Equation.DSMT4" ShapeID="_x0000_i1036" DrawAspect="Content" ObjectID="_1605509372" r:id="rId39"/>
        </w:object>
      </w:r>
      <w:r w:rsidR="004564E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досягається асимптотичне регулювання струмів </w:t>
      </w:r>
      <w:r w:rsidR="0008030A" w:rsidRPr="004564E4">
        <w:rPr>
          <w:rFonts w:ascii="Times New Roman" w:hAnsi="Times New Roman" w:cs="Times New Roman"/>
          <w:position w:val="-22"/>
          <w:sz w:val="28"/>
          <w:szCs w:val="28"/>
          <w:lang w:val="uk-UA"/>
        </w:rPr>
        <w:object w:dxaOrig="1680" w:dyaOrig="520">
          <v:shape id="_x0000_i1037" type="#_x0000_t75" style="width:83.25pt;height:26.25pt" o:ole="">
            <v:imagedata r:id="rId40" o:title=""/>
          </v:shape>
          <o:OLEObject Type="Embed" ProgID="Equation.DSMT4" ShapeID="_x0000_i1037" DrawAspect="Content" ObjectID="_1605509373" r:id="rId41"/>
        </w:object>
      </w:r>
      <w:r w:rsidR="00BF4F94">
        <w:rPr>
          <w:rFonts w:ascii="Times New Roman" w:hAnsi="Times New Roman" w:cs="Times New Roman"/>
          <w:sz w:val="28"/>
          <w:szCs w:val="28"/>
          <w:lang w:val="uk-UA"/>
        </w:rPr>
        <w:t xml:space="preserve">, а отже і </w:t>
      </w:r>
      <w:r w:rsidR="0008030A" w:rsidRPr="004564E4">
        <w:rPr>
          <w:rFonts w:ascii="Times New Roman" w:hAnsi="Times New Roman" w:cs="Times New Roman"/>
          <w:position w:val="-22"/>
          <w:sz w:val="28"/>
          <w:szCs w:val="28"/>
          <w:lang w:val="uk-UA"/>
        </w:rPr>
        <w:object w:dxaOrig="1160" w:dyaOrig="520">
          <v:shape id="_x0000_i1038" type="#_x0000_t75" style="width:57.75pt;height:26.25pt" o:ole="">
            <v:imagedata r:id="rId42" o:title=""/>
          </v:shape>
          <o:OLEObject Type="Embed" ProgID="Equation.DSMT4" ShapeID="_x0000_i1038" DrawAspect="Content" ObjectID="_1605509374" r:id="rId43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F4F94">
        <w:rPr>
          <w:rFonts w:ascii="Times New Roman" w:hAnsi="Times New Roman" w:cs="Times New Roman"/>
          <w:sz w:val="28"/>
          <w:szCs w:val="28"/>
          <w:lang w:val="uk-UA"/>
        </w:rPr>
        <w:t xml:space="preserve"> Оптимізація динамічної поведінки забезпечується стандартним вибором коефіцієнтів </w:t>
      </w:r>
      <w:r w:rsidR="0008030A" w:rsidRPr="00BF4F94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79" w:dyaOrig="380">
          <v:shape id="_x0000_i1039" type="#_x0000_t75" style="width:12.75pt;height:18.75pt" o:ole="">
            <v:imagedata r:id="rId44" o:title=""/>
          </v:shape>
          <o:OLEObject Type="Embed" ProgID="Equation.DSMT4" ShapeID="_x0000_i1039" DrawAspect="Content" ObjectID="_1605509375" r:id="rId45"/>
        </w:object>
      </w:r>
      <w:r w:rsidR="00BF4F94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08030A" w:rsidRPr="00BF4F94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20" w:dyaOrig="380">
          <v:shape id="_x0000_i1040" type="#_x0000_t75" style="width:15.75pt;height:18.75pt" o:ole="">
            <v:imagedata r:id="rId46" o:title=""/>
          </v:shape>
          <o:OLEObject Type="Embed" ProgID="Equation.DSMT4" ShapeID="_x0000_i1040" DrawAspect="Content" ObjectID="_1605509376" r:id="rId47"/>
        </w:object>
      </w:r>
      <w:r w:rsidR="00BF4F94">
        <w:rPr>
          <w:rFonts w:ascii="Times New Roman" w:hAnsi="Times New Roman" w:cs="Times New Roman"/>
          <w:sz w:val="28"/>
          <w:szCs w:val="28"/>
          <w:lang w:val="uk-UA"/>
        </w:rPr>
        <w:t>, як для лінійної системи другого порядку.</w:t>
      </w:r>
    </w:p>
    <w:p w:rsidR="00BF4F94" w:rsidRPr="00C91349" w:rsidRDefault="00BF4F94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іншого боку, </w:t>
      </w:r>
      <w:r w:rsidR="0086732A">
        <w:rPr>
          <w:rFonts w:ascii="Times New Roman" w:hAnsi="Times New Roman" w:cs="Times New Roman"/>
          <w:sz w:val="28"/>
          <w:szCs w:val="28"/>
          <w:lang w:val="uk-UA"/>
        </w:rPr>
        <w:t>після виключення компенсуючих зв’язків структура контуру регу</w:t>
      </w:r>
      <w:r w:rsidR="0021099F">
        <w:rPr>
          <w:rFonts w:ascii="Times New Roman" w:hAnsi="Times New Roman" w:cs="Times New Roman"/>
          <w:sz w:val="28"/>
          <w:szCs w:val="28"/>
          <w:lang w:val="uk-UA"/>
        </w:rPr>
        <w:t xml:space="preserve">лювання струму набуває вигляду, який показано на </w:t>
      </w:r>
      <w:r w:rsidR="0086732A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E638FD" w:rsidRPr="00E638FD">
        <w:rPr>
          <w:rFonts w:ascii="Times New Roman" w:hAnsi="Times New Roman" w:cs="Times New Roman"/>
          <w:sz w:val="28"/>
          <w:szCs w:val="28"/>
          <w:lang w:val="uk-UA"/>
        </w:rPr>
        <w:t>5.1</w:t>
      </w:r>
      <w:r w:rsidR="0021099F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C867A6" w:rsidRDefault="00C867A6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object w:dxaOrig="8368" w:dyaOrig="3887">
          <v:shape id="_x0000_i1041" type="#_x0000_t75" style="width:417.75pt;height:194.25pt" o:ole="">
            <v:imagedata r:id="rId48" o:title=""/>
          </v:shape>
          <o:OLEObject Type="Embed" ProgID="Visio.Drawing.11" ShapeID="_x0000_i1041" DrawAspect="Content" ObjectID="_1605509377" r:id="rId49"/>
        </w:object>
      </w:r>
    </w:p>
    <w:p w:rsidR="0094702A" w:rsidRDefault="0086732A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E638FD" w:rsidRPr="00E638FD">
        <w:rPr>
          <w:rFonts w:ascii="Times New Roman" w:hAnsi="Times New Roman" w:cs="Times New Roman"/>
          <w:sz w:val="28"/>
          <w:szCs w:val="28"/>
          <w:lang w:val="uk-UA"/>
        </w:rPr>
        <w:t>5.1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Структура контуру регулювання струму</w:t>
      </w:r>
    </w:p>
    <w:p w:rsidR="0086732A" w:rsidRDefault="0086732A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702A" w:rsidRDefault="00861831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ins w:id="64" w:author="Пользователь Windows" w:date="2018-12-05T08:49:00Z">
        <w:r>
          <w:rPr>
            <w:rFonts w:ascii="Times New Roman" w:hAnsi="Times New Roman" w:cs="Times New Roman"/>
            <w:sz w:val="28"/>
            <w:szCs w:val="28"/>
            <w:lang w:val="uk-UA"/>
          </w:rPr>
          <w:t xml:space="preserve">Введемо передаточну </w:t>
        </w:r>
      </w:ins>
      <w:del w:id="65" w:author="Пользователь Windows" w:date="2018-12-05T08:50:00Z">
        <w:r w:rsidR="0086732A" w:rsidDel="00861831">
          <w:rPr>
            <w:rFonts w:ascii="Times New Roman" w:hAnsi="Times New Roman" w:cs="Times New Roman"/>
            <w:sz w:val="28"/>
            <w:szCs w:val="28"/>
            <w:lang w:val="uk-UA"/>
          </w:rPr>
          <w:delText>Передат</w:delText>
        </w:r>
        <w:r w:rsidR="0021099F" w:rsidDel="00861831">
          <w:rPr>
            <w:rFonts w:ascii="Times New Roman" w:hAnsi="Times New Roman" w:cs="Times New Roman"/>
            <w:sz w:val="28"/>
            <w:szCs w:val="28"/>
            <w:lang w:val="uk-UA"/>
          </w:rPr>
          <w:delText>оч</w:delText>
        </w:r>
        <w:r w:rsidR="0086732A" w:rsidDel="00861831">
          <w:rPr>
            <w:rFonts w:ascii="Times New Roman" w:hAnsi="Times New Roman" w:cs="Times New Roman"/>
            <w:sz w:val="28"/>
            <w:szCs w:val="28"/>
            <w:lang w:val="uk-UA"/>
          </w:rPr>
          <w:delText>на функція</w:delText>
        </w:r>
      </w:del>
      <w:ins w:id="66" w:author="Пользователь Windows" w:date="2018-12-05T08:50:00Z">
        <w:r>
          <w:rPr>
            <w:rFonts w:ascii="Times New Roman" w:hAnsi="Times New Roman" w:cs="Times New Roman"/>
            <w:sz w:val="28"/>
            <w:szCs w:val="28"/>
            <w:lang w:val="uk-UA"/>
          </w:rPr>
          <w:t>функцію</w:t>
        </w:r>
      </w:ins>
      <w:r w:rsidR="0086732A">
        <w:rPr>
          <w:rFonts w:ascii="Times New Roman" w:hAnsi="Times New Roman" w:cs="Times New Roman"/>
          <w:sz w:val="28"/>
          <w:szCs w:val="28"/>
          <w:lang w:val="uk-UA"/>
        </w:rPr>
        <w:t xml:space="preserve"> контуру регулювання струму</w:t>
      </w:r>
      <w:ins w:id="67" w:author="Пользователь Windows" w:date="2018-12-05T08:50:00Z">
        <w:r>
          <w:rPr>
            <w:rFonts w:ascii="Times New Roman" w:hAnsi="Times New Roman" w:cs="Times New Roman"/>
            <w:sz w:val="28"/>
            <w:szCs w:val="28"/>
            <w:lang w:val="uk-UA"/>
          </w:rPr>
          <w:t xml:space="preserve"> що відповідає </w:t>
        </w:r>
      </w:ins>
      <w:del w:id="68" w:author="Пользователь Windows" w:date="2018-12-05T08:51:00Z">
        <w:r w:rsidR="0086732A" w:rsidDel="00861831">
          <w:rPr>
            <w:rFonts w:ascii="Times New Roman" w:hAnsi="Times New Roman" w:cs="Times New Roman"/>
            <w:sz w:val="28"/>
            <w:szCs w:val="28"/>
            <w:lang w:val="uk-UA"/>
          </w:rPr>
          <w:delText xml:space="preserve">, що відповідає структурі на </w:delText>
        </w:r>
      </w:del>
      <w:r w:rsidR="0086732A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E638FD" w:rsidRPr="00E638FD">
        <w:rPr>
          <w:rFonts w:ascii="Times New Roman" w:hAnsi="Times New Roman" w:cs="Times New Roman"/>
          <w:sz w:val="28"/>
          <w:szCs w:val="28"/>
          <w:lang w:val="uk-UA"/>
        </w:rPr>
        <w:t>5.1</w:t>
      </w:r>
      <w:del w:id="69" w:author="Пользователь Windows" w:date="2018-12-05T08:51:00Z">
        <w:r w:rsidR="0086732A" w:rsidDel="00861831">
          <w:rPr>
            <w:rFonts w:ascii="Times New Roman" w:hAnsi="Times New Roman" w:cs="Times New Roman"/>
            <w:sz w:val="28"/>
            <w:szCs w:val="28"/>
            <w:lang w:val="uk-UA"/>
          </w:rPr>
          <w:delText xml:space="preserve"> </w:delText>
        </w:r>
      </w:del>
      <w:del w:id="70" w:author="Пользователь Windows" w:date="2018-12-05T08:50:00Z">
        <w:r w:rsidR="008A2045" w:rsidDel="00861831">
          <w:rPr>
            <w:rFonts w:ascii="Times New Roman" w:hAnsi="Times New Roman" w:cs="Times New Roman"/>
            <w:sz w:val="28"/>
            <w:szCs w:val="28"/>
            <w:lang w:val="uk-UA"/>
          </w:rPr>
          <w:delText>,</w:delText>
        </w:r>
      </w:del>
      <w:del w:id="71" w:author="Пользователь Windows" w:date="2018-12-05T08:51:00Z">
        <w:r w:rsidR="008A2045" w:rsidDel="00861831">
          <w:rPr>
            <w:rFonts w:ascii="Times New Roman" w:hAnsi="Times New Roman" w:cs="Times New Roman"/>
            <w:sz w:val="28"/>
            <w:szCs w:val="28"/>
            <w:lang w:val="uk-UA"/>
          </w:rPr>
          <w:delText xml:space="preserve">  має вигляд </w:delText>
        </w:r>
      </w:del>
    </w:p>
    <w:p w:rsidR="003F213B" w:rsidRPr="00821DE1" w:rsidRDefault="00821DE1" w:rsidP="00821DE1">
      <w:pPr>
        <w:pStyle w:val="MTDisplayEquation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821DE1">
        <w:rPr>
          <w:rFonts w:ascii="Times New Roman" w:hAnsi="Times New Roman" w:cs="Times New Roman"/>
          <w:position w:val="-38"/>
          <w:sz w:val="26"/>
          <w:szCs w:val="26"/>
        </w:rPr>
        <w:object w:dxaOrig="3019" w:dyaOrig="859">
          <v:shape id="_x0000_i1042" type="#_x0000_t75" style="width:150.75pt;height:42.75pt" o:ole="">
            <v:imagedata r:id="rId50" o:title=""/>
          </v:shape>
          <o:OLEObject Type="Embed" ProgID="Equation.DSMT4" ShapeID="_x0000_i1042" DrawAspect="Content" ObjectID="_1605509378" r:id="rId51"/>
        </w:object>
      </w:r>
      <w:r w:rsidR="00E638FD" w:rsidRPr="00821DE1">
        <w:rPr>
          <w:rFonts w:ascii="Times New Roman" w:hAnsi="Times New Roman" w:cs="Times New Roman"/>
          <w:sz w:val="26"/>
          <w:szCs w:val="26"/>
        </w:rPr>
        <w:tab/>
      </w:r>
      <w:r w:rsidR="003F213B" w:rsidRPr="00821DE1">
        <w:rPr>
          <w:rFonts w:ascii="Times New Roman" w:hAnsi="Times New Roman" w:cs="Times New Roman"/>
          <w:sz w:val="26"/>
          <w:szCs w:val="26"/>
        </w:rPr>
        <w:t>(</w:t>
      </w:r>
      <w:r w:rsidR="00E638FD" w:rsidRPr="00821DE1">
        <w:rPr>
          <w:rFonts w:ascii="Times New Roman" w:hAnsi="Times New Roman" w:cs="Times New Roman"/>
          <w:sz w:val="26"/>
          <w:szCs w:val="26"/>
        </w:rPr>
        <w:t>5.8</w:t>
      </w:r>
      <w:r w:rsidR="003F213B" w:rsidRPr="00821DE1">
        <w:rPr>
          <w:rFonts w:ascii="Times New Roman" w:hAnsi="Times New Roman" w:cs="Times New Roman"/>
          <w:sz w:val="26"/>
          <w:szCs w:val="26"/>
        </w:rPr>
        <w:t>)</w:t>
      </w:r>
    </w:p>
    <w:p w:rsidR="00C867A6" w:rsidRDefault="00861831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lang w:val="uk-UA"/>
        </w:rPr>
      </w:pPr>
      <w:ins w:id="72" w:author="Пользователь Windows" w:date="2018-12-05T08:51:00Z">
        <w:r>
          <w:rPr>
            <w:rFonts w:ascii="Times New Roman" w:hAnsi="Times New Roman"/>
            <w:color w:val="000000"/>
            <w:sz w:val="28"/>
            <w:szCs w:val="28"/>
            <w:lang w:val="uk-UA"/>
          </w:rPr>
          <w:t>Приведення до стандартної форми</w:t>
        </w:r>
      </w:ins>
      <w:del w:id="73" w:author="Пользователь Windows" w:date="2018-12-05T08:51:00Z">
        <w:r w:rsidR="00C867A6" w:rsidDel="00861831">
          <w:rPr>
            <w:rFonts w:ascii="Times New Roman" w:hAnsi="Times New Roman"/>
            <w:color w:val="000000"/>
            <w:sz w:val="28"/>
            <w:szCs w:val="28"/>
            <w:lang w:val="uk-UA"/>
          </w:rPr>
          <w:delText>Стандартна форма</w:delText>
        </w:r>
      </w:del>
      <w:r w:rsidR="00C867A6">
        <w:rPr>
          <w:rFonts w:ascii="Times New Roman" w:hAnsi="Times New Roman"/>
          <w:color w:val="000000"/>
          <w:sz w:val="28"/>
          <w:szCs w:val="28"/>
          <w:lang w:val="uk-UA"/>
        </w:rPr>
        <w:t xml:space="preserve"> (</w:t>
      </w:r>
      <w:r w:rsidR="00E638FD" w:rsidRPr="00E638FD">
        <w:rPr>
          <w:rFonts w:ascii="Times New Roman" w:hAnsi="Times New Roman"/>
          <w:color w:val="000000"/>
          <w:sz w:val="28"/>
          <w:szCs w:val="28"/>
          <w:lang w:val="uk-UA"/>
        </w:rPr>
        <w:t>5.8</w:t>
      </w:r>
      <w:r w:rsidR="00C867A6">
        <w:rPr>
          <w:rFonts w:ascii="Times New Roman" w:hAnsi="Times New Roman"/>
          <w:color w:val="000000"/>
          <w:sz w:val="28"/>
          <w:szCs w:val="28"/>
          <w:lang w:val="uk-UA"/>
        </w:rPr>
        <w:t>)</w:t>
      </w:r>
      <w:del w:id="74" w:author="Пользователь Windows" w:date="2018-12-05T08:51:00Z">
        <w:r w:rsidR="00C867A6" w:rsidDel="00861831">
          <w:rPr>
            <w:rFonts w:ascii="Times New Roman" w:hAnsi="Times New Roman"/>
            <w:color w:val="000000"/>
            <w:sz w:val="28"/>
            <w:szCs w:val="28"/>
            <w:lang w:val="uk-UA"/>
          </w:rPr>
          <w:delText xml:space="preserve"> буде</w:delText>
        </w:r>
      </w:del>
    </w:p>
    <w:p w:rsidR="00C867A6" w:rsidRPr="00821DE1" w:rsidDel="00861831" w:rsidRDefault="00821DE1" w:rsidP="00821DE1">
      <w:pPr>
        <w:pStyle w:val="MTDisplayEquation"/>
        <w:rPr>
          <w:del w:id="75" w:author="Пользователь Windows" w:date="2018-12-05T08:51:00Z"/>
          <w:rFonts w:ascii="Times New Roman" w:hAnsi="Times New Roman" w:cs="Times New Roman"/>
          <w:sz w:val="26"/>
          <w:szCs w:val="26"/>
        </w:rPr>
      </w:pPr>
      <w:r w:rsidRPr="00821DE1">
        <w:rPr>
          <w:rFonts w:ascii="Times New Roman" w:hAnsi="Times New Roman" w:cs="Times New Roman"/>
          <w:sz w:val="26"/>
          <w:szCs w:val="26"/>
        </w:rPr>
        <w:tab/>
      </w:r>
      <w:r w:rsidRPr="00821DE1">
        <w:rPr>
          <w:rFonts w:ascii="Times New Roman" w:hAnsi="Times New Roman" w:cs="Times New Roman"/>
          <w:position w:val="-38"/>
          <w:sz w:val="26"/>
          <w:szCs w:val="26"/>
        </w:rPr>
        <w:object w:dxaOrig="3360" w:dyaOrig="859">
          <v:shape id="_x0000_i1043" type="#_x0000_t75" style="width:166.5pt;height:42.75pt" o:ole="">
            <v:imagedata r:id="rId52" o:title=""/>
          </v:shape>
          <o:OLEObject Type="Embed" ProgID="Equation.DSMT4" ShapeID="_x0000_i1043" DrawAspect="Content" ObjectID="_1605509379" r:id="rId53"/>
        </w:object>
      </w:r>
      <w:r w:rsidR="00E638FD" w:rsidRPr="00821DE1">
        <w:rPr>
          <w:rFonts w:ascii="Times New Roman" w:hAnsi="Times New Roman" w:cs="Times New Roman"/>
          <w:sz w:val="26"/>
          <w:szCs w:val="26"/>
        </w:rPr>
        <w:tab/>
      </w:r>
      <w:r w:rsidR="00C867A6" w:rsidRPr="00821DE1">
        <w:rPr>
          <w:rFonts w:ascii="Times New Roman" w:hAnsi="Times New Roman" w:cs="Times New Roman"/>
          <w:sz w:val="26"/>
          <w:szCs w:val="26"/>
        </w:rPr>
        <w:t>(</w:t>
      </w:r>
      <w:r w:rsidR="00E638FD" w:rsidRPr="00821DE1">
        <w:rPr>
          <w:rFonts w:ascii="Times New Roman" w:hAnsi="Times New Roman" w:cs="Times New Roman"/>
          <w:sz w:val="26"/>
          <w:szCs w:val="26"/>
        </w:rPr>
        <w:t>5.9</w:t>
      </w:r>
      <w:r w:rsidR="00C867A6" w:rsidRPr="00821DE1">
        <w:rPr>
          <w:rFonts w:ascii="Times New Roman" w:hAnsi="Times New Roman" w:cs="Times New Roman"/>
          <w:sz w:val="26"/>
          <w:szCs w:val="26"/>
        </w:rPr>
        <w:t>)</w:t>
      </w:r>
    </w:p>
    <w:p w:rsidR="00C867A6" w:rsidRDefault="00C867A6" w:rsidP="00861831">
      <w:pPr>
        <w:pStyle w:val="MTDisplayEquation"/>
        <w:pPrChange w:id="76" w:author="Пользователь Windows" w:date="2018-12-05T08:51:00Z">
          <w:pPr>
            <w:tabs>
              <w:tab w:val="left" w:pos="709"/>
            </w:tabs>
            <w:spacing w:after="0" w:line="360" w:lineRule="auto"/>
            <w:ind w:firstLine="567"/>
          </w:pPr>
        </w:pPrChange>
      </w:pPr>
      <w:del w:id="77" w:author="Пользователь Windows" w:date="2018-12-05T08:51:00Z">
        <w:r w:rsidDel="00861831">
          <w:delText xml:space="preserve">або </w:delText>
        </w:r>
      </w:del>
    </w:p>
    <w:p w:rsidR="00C867A6" w:rsidRPr="00821DE1" w:rsidRDefault="00821DE1" w:rsidP="00821DE1">
      <w:pPr>
        <w:pStyle w:val="MTDisplayEquation"/>
        <w:rPr>
          <w:rFonts w:ascii="Times New Roman" w:hAnsi="Times New Roman" w:cs="Times New Roman"/>
          <w:sz w:val="26"/>
          <w:szCs w:val="26"/>
        </w:rPr>
      </w:pPr>
      <w:r w:rsidRPr="00821DE1">
        <w:rPr>
          <w:rFonts w:ascii="Times New Roman" w:hAnsi="Times New Roman" w:cs="Times New Roman"/>
          <w:sz w:val="26"/>
          <w:szCs w:val="26"/>
        </w:rPr>
        <w:tab/>
      </w:r>
      <w:r w:rsidRPr="00821DE1">
        <w:rPr>
          <w:rFonts w:ascii="Times New Roman" w:hAnsi="Times New Roman" w:cs="Times New Roman"/>
          <w:position w:val="-32"/>
          <w:sz w:val="26"/>
          <w:szCs w:val="26"/>
        </w:rPr>
        <w:object w:dxaOrig="2400" w:dyaOrig="760">
          <v:shape id="_x0000_i1044" type="#_x0000_t75" style="width:120.75pt;height:37.5pt" o:ole="">
            <v:imagedata r:id="rId54" o:title=""/>
          </v:shape>
          <o:OLEObject Type="Embed" ProgID="Equation.DSMT4" ShapeID="_x0000_i1044" DrawAspect="Content" ObjectID="_1605509380" r:id="rId55"/>
        </w:object>
      </w:r>
      <w:r w:rsidR="00C867A6" w:rsidRPr="00821DE1">
        <w:rPr>
          <w:rFonts w:ascii="Times New Roman" w:hAnsi="Times New Roman" w:cs="Times New Roman"/>
          <w:sz w:val="26"/>
          <w:szCs w:val="26"/>
        </w:rPr>
        <w:tab/>
      </w:r>
      <w:r w:rsidR="00631AED" w:rsidRPr="00821DE1">
        <w:rPr>
          <w:rFonts w:ascii="Times New Roman" w:hAnsi="Times New Roman" w:cs="Times New Roman"/>
          <w:sz w:val="26"/>
          <w:szCs w:val="26"/>
        </w:rPr>
        <w:t xml:space="preserve"> </w:t>
      </w:r>
      <w:r w:rsidR="00C867A6" w:rsidRPr="00821DE1">
        <w:rPr>
          <w:rFonts w:ascii="Times New Roman" w:hAnsi="Times New Roman" w:cs="Times New Roman"/>
          <w:sz w:val="26"/>
          <w:szCs w:val="26"/>
        </w:rPr>
        <w:t>(</w:t>
      </w:r>
      <w:r w:rsidR="00E638FD" w:rsidRPr="00821DE1">
        <w:rPr>
          <w:rFonts w:ascii="Times New Roman" w:hAnsi="Times New Roman" w:cs="Times New Roman"/>
          <w:sz w:val="26"/>
          <w:szCs w:val="26"/>
        </w:rPr>
        <w:t>5.1</w:t>
      </w:r>
      <w:r w:rsidR="00C867A6" w:rsidRPr="00821DE1">
        <w:rPr>
          <w:rFonts w:ascii="Times New Roman" w:hAnsi="Times New Roman" w:cs="Times New Roman"/>
          <w:sz w:val="26"/>
          <w:szCs w:val="26"/>
        </w:rPr>
        <w:t>0)</w:t>
      </w:r>
    </w:p>
    <w:p w:rsidR="00C867A6" w:rsidRDefault="00511976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де </w:t>
      </w:r>
      <w:r w:rsidR="00821DE1" w:rsidRPr="00511976">
        <w:rPr>
          <w:rFonts w:ascii="Times New Roman" w:hAnsi="Times New Roman"/>
          <w:color w:val="000000"/>
          <w:position w:val="-12"/>
          <w:sz w:val="28"/>
          <w:szCs w:val="28"/>
          <w:lang w:val="uk-UA"/>
        </w:rPr>
        <w:object w:dxaOrig="780" w:dyaOrig="420">
          <v:shape id="_x0000_i1045" type="#_x0000_t75" style="width:38.25pt;height:20.25pt" o:ole="">
            <v:imagedata r:id="rId56" o:title=""/>
          </v:shape>
          <o:OLEObject Type="Embed" ProgID="Equation.DSMT4" ShapeID="_x0000_i1045" DrawAspect="Content" ObjectID="_1605509381" r:id="rId57"/>
        </w:objec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– власна частота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uk-UA"/>
        </w:rPr>
        <w:t>недемпфованих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коливань, </w:t>
      </w:r>
    </w:p>
    <w:p w:rsidR="00C867A6" w:rsidRDefault="00821DE1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821DE1">
        <w:rPr>
          <w:rFonts w:ascii="Times New Roman" w:hAnsi="Times New Roman"/>
          <w:color w:val="000000"/>
          <w:position w:val="-12"/>
          <w:sz w:val="28"/>
          <w:szCs w:val="28"/>
          <w:lang w:val="uk-UA"/>
        </w:rPr>
        <w:object w:dxaOrig="200" w:dyaOrig="360">
          <v:shape id="_x0000_i1046" type="#_x0000_t75" style="width:10.5pt;height:18.75pt" o:ole="">
            <v:imagedata r:id="rId58" o:title=""/>
          </v:shape>
          <o:OLEObject Type="Embed" ProgID="Equation.DSMT4" ShapeID="_x0000_i1046" DrawAspect="Content" ObjectID="_1605509382" r:id="rId59"/>
        </w:object>
      </w:r>
      <w:r w:rsidR="00511976">
        <w:rPr>
          <w:rFonts w:ascii="Times New Roman" w:hAnsi="Times New Roman"/>
          <w:color w:val="000000"/>
          <w:sz w:val="28"/>
          <w:szCs w:val="28"/>
          <w:lang w:val="uk-UA"/>
        </w:rPr>
        <w:t xml:space="preserve"> – коефіцієнт демпфування.</w:t>
      </w:r>
    </w:p>
    <w:p w:rsidR="00511976" w:rsidRDefault="00511976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>Стандарт</w:t>
      </w:r>
      <w:ins w:id="78" w:author="Пользователь Windows" w:date="2018-12-05T08:52:00Z">
        <w:r w:rsidR="00861831">
          <w:rPr>
            <w:rFonts w:ascii="Times New Roman" w:hAnsi="Times New Roman"/>
            <w:color w:val="000000"/>
            <w:sz w:val="28"/>
            <w:szCs w:val="28"/>
            <w:lang w:val="uk-UA"/>
          </w:rPr>
          <w:t>изовані параметри</w:t>
        </w:r>
      </w:ins>
      <w:del w:id="79" w:author="Пользователь Windows" w:date="2018-12-05T08:52:00Z">
        <w:r w:rsidDel="00861831">
          <w:rPr>
            <w:rFonts w:ascii="Times New Roman" w:hAnsi="Times New Roman"/>
            <w:color w:val="000000"/>
            <w:sz w:val="28"/>
            <w:szCs w:val="28"/>
            <w:lang w:val="uk-UA"/>
          </w:rPr>
          <w:delText>не</w:delText>
        </w:r>
      </w:del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налаштування </w:t>
      </w:r>
      <w:ins w:id="80" w:author="Пользователь Windows" w:date="2018-12-05T08:52:00Z">
        <w:r w:rsidR="00861831">
          <w:rPr>
            <w:rFonts w:ascii="Times New Roman" w:hAnsi="Times New Roman"/>
            <w:color w:val="000000"/>
            <w:sz w:val="28"/>
            <w:szCs w:val="28"/>
            <w:lang w:val="uk-UA"/>
          </w:rPr>
          <w:t>при</w:t>
        </w:r>
      </w:ins>
      <w:del w:id="81" w:author="Пользователь Windows" w:date="2018-12-05T08:52:00Z">
        <w:r w:rsidDel="00861831">
          <w:rPr>
            <w:rFonts w:ascii="Times New Roman" w:hAnsi="Times New Roman"/>
            <w:color w:val="000000"/>
            <w:sz w:val="28"/>
            <w:szCs w:val="28"/>
            <w:lang w:val="uk-UA"/>
          </w:rPr>
          <w:delText>з</w:delText>
        </w:r>
      </w:del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="00821DE1" w:rsidRPr="00821DE1">
        <w:rPr>
          <w:rFonts w:ascii="Times New Roman" w:hAnsi="Times New Roman"/>
          <w:color w:val="000000"/>
          <w:position w:val="-12"/>
          <w:sz w:val="28"/>
          <w:szCs w:val="28"/>
          <w:lang w:val="uk-UA"/>
        </w:rPr>
        <w:object w:dxaOrig="480" w:dyaOrig="360">
          <v:shape id="_x0000_i1047" type="#_x0000_t75" style="width:24pt;height:18.75pt" o:ole="">
            <v:imagedata r:id="rId60" o:title=""/>
          </v:shape>
          <o:OLEObject Type="Embed" ProgID="Equation.DSMT4" ShapeID="_x0000_i1047" DrawAspect="Content" ObjectID="_1605509383" r:id="rId61"/>
        </w:objec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del w:id="82" w:author="Пользователь Windows" w:date="2018-12-05T08:52:00Z">
        <w:r w:rsidDel="00861831">
          <w:rPr>
            <w:rFonts w:ascii="Times New Roman" w:hAnsi="Times New Roman"/>
            <w:color w:val="000000"/>
            <w:sz w:val="28"/>
            <w:szCs w:val="28"/>
            <w:lang w:val="uk-UA"/>
          </w:rPr>
          <w:delText xml:space="preserve">дає </w:delText>
        </w:r>
      </w:del>
      <w:ins w:id="83" w:author="Пользователь Windows" w:date="2018-12-05T08:52:00Z">
        <w:r w:rsidR="00861831">
          <w:rPr>
            <w:rFonts w:ascii="Times New Roman" w:hAnsi="Times New Roman"/>
            <w:color w:val="000000"/>
            <w:sz w:val="28"/>
            <w:szCs w:val="28"/>
            <w:lang w:val="uk-UA"/>
          </w:rPr>
          <w:t>отримаємо</w:t>
        </w:r>
        <w:r w:rsidR="00861831">
          <w:rPr>
            <w:rFonts w:ascii="Times New Roman" w:hAnsi="Times New Roman"/>
            <w:color w:val="000000"/>
            <w:sz w:val="28"/>
            <w:szCs w:val="28"/>
            <w:lang w:val="uk-UA"/>
          </w:rPr>
          <w:t xml:space="preserve"> </w:t>
        </w:r>
      </w:ins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співвідношення </w:t>
      </w:r>
      <w:r w:rsidR="00821DE1" w:rsidRPr="00511976">
        <w:rPr>
          <w:rFonts w:ascii="Times New Roman" w:hAnsi="Times New Roman"/>
          <w:color w:val="000000"/>
          <w:position w:val="-26"/>
          <w:sz w:val="28"/>
          <w:szCs w:val="28"/>
          <w:lang w:val="uk-UA"/>
        </w:rPr>
        <w:object w:dxaOrig="859" w:dyaOrig="740">
          <v:shape id="_x0000_i1048" type="#_x0000_t75" style="width:42.75pt;height:36.75pt" o:ole="">
            <v:imagedata r:id="rId62" o:title=""/>
          </v:shape>
          <o:OLEObject Type="Embed" ProgID="Equation.DSMT4" ShapeID="_x0000_i1048" DrawAspect="Content" ObjectID="_1605509384" r:id="rId63"/>
        </w:objec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, а для </w:t>
      </w:r>
      <w:r w:rsidR="00821DE1" w:rsidRPr="00511976">
        <w:rPr>
          <w:rFonts w:ascii="Times New Roman" w:hAnsi="Times New Roman"/>
          <w:color w:val="000000"/>
          <w:position w:val="-26"/>
          <w:sz w:val="28"/>
          <w:szCs w:val="28"/>
          <w:lang w:val="uk-UA"/>
        </w:rPr>
        <w:object w:dxaOrig="780" w:dyaOrig="760">
          <v:shape id="_x0000_i1049" type="#_x0000_t75" style="width:39pt;height:37.5pt" o:ole="">
            <v:imagedata r:id="rId64" o:title=""/>
          </v:shape>
          <o:OLEObject Type="Embed" ProgID="Equation.DSMT4" ShapeID="_x0000_i1049" DrawAspect="Content" ObjectID="_1605509385" r:id="rId65"/>
        </w:objec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маємо </w:t>
      </w:r>
      <w:r w:rsidR="00821DE1" w:rsidRPr="00511976">
        <w:rPr>
          <w:rFonts w:ascii="Times New Roman" w:hAnsi="Times New Roman"/>
          <w:color w:val="000000"/>
          <w:position w:val="-26"/>
          <w:sz w:val="28"/>
          <w:szCs w:val="28"/>
          <w:lang w:val="uk-UA"/>
        </w:rPr>
        <w:object w:dxaOrig="859" w:dyaOrig="740">
          <v:shape id="_x0000_i1050" type="#_x0000_t75" style="width:42.75pt;height:36.75pt" o:ole="">
            <v:imagedata r:id="rId66" o:title=""/>
          </v:shape>
          <o:OLEObject Type="Embed" ProgID="Equation.DSMT4" ShapeID="_x0000_i1050" DrawAspect="Content" ObjectID="_1605509386" r:id="rId67"/>
        </w:object>
      </w:r>
      <w:r>
        <w:rPr>
          <w:rFonts w:ascii="Times New Roman" w:hAnsi="Times New Roman"/>
          <w:color w:val="000000"/>
          <w:sz w:val="28"/>
          <w:szCs w:val="28"/>
          <w:lang w:val="uk-UA"/>
        </w:rPr>
        <w:t>.</w:t>
      </w:r>
    </w:p>
    <w:p w:rsidR="00511976" w:rsidRDefault="00861831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lang w:val="uk-UA"/>
        </w:rPr>
      </w:pPr>
      <w:ins w:id="84" w:author="Пользователь Windows" w:date="2018-12-05T08:53:00Z">
        <w:r>
          <w:rPr>
            <w:rFonts w:ascii="Times New Roman" w:hAnsi="Times New Roman"/>
            <w:color w:val="000000"/>
            <w:sz w:val="28"/>
            <w:szCs w:val="28"/>
            <w:lang w:val="uk-UA"/>
          </w:rPr>
          <w:t xml:space="preserve">Перехідні процеси за </w:t>
        </w:r>
        <w:proofErr w:type="spellStart"/>
        <w:r>
          <w:rPr>
            <w:rFonts w:ascii="Times New Roman" w:hAnsi="Times New Roman"/>
            <w:color w:val="000000"/>
            <w:sz w:val="28"/>
            <w:szCs w:val="28"/>
            <w:lang w:val="uk-UA"/>
          </w:rPr>
          <w:t>системамаи</w:t>
        </w:r>
        <w:proofErr w:type="spellEnd"/>
        <w:r>
          <w:rPr>
            <w:rFonts w:ascii="Times New Roman" w:hAnsi="Times New Roman"/>
            <w:color w:val="000000"/>
            <w:sz w:val="28"/>
            <w:szCs w:val="28"/>
            <w:lang w:val="uk-UA"/>
          </w:rPr>
          <w:t xml:space="preserve"> 5.8 5ю9 мають </w:t>
        </w:r>
        <w:proofErr w:type="spellStart"/>
        <w:r>
          <w:rPr>
            <w:rFonts w:ascii="Times New Roman" w:hAnsi="Times New Roman"/>
            <w:color w:val="000000"/>
            <w:sz w:val="28"/>
            <w:szCs w:val="28"/>
            <w:lang w:val="uk-UA"/>
          </w:rPr>
          <w:t>перерегулювання</w:t>
        </w:r>
        <w:proofErr w:type="spellEnd"/>
        <w:r>
          <w:rPr>
            <w:rFonts w:ascii="Times New Roman" w:hAnsi="Times New Roman"/>
            <w:color w:val="000000"/>
            <w:sz w:val="28"/>
            <w:szCs w:val="28"/>
            <w:lang w:val="uk-UA"/>
          </w:rPr>
          <w:t xml:space="preserve"> </w:t>
        </w:r>
      </w:ins>
      <w:del w:id="85" w:author="Пользователь Windows" w:date="2018-12-05T08:53:00Z">
        <w:r w:rsidR="00511976" w:rsidDel="00861831">
          <w:rPr>
            <w:rFonts w:ascii="Times New Roman" w:hAnsi="Times New Roman"/>
            <w:color w:val="000000"/>
            <w:sz w:val="28"/>
            <w:szCs w:val="28"/>
            <w:lang w:val="uk-UA"/>
          </w:rPr>
          <w:delText>Система з передат</w:delText>
        </w:r>
        <w:r w:rsidR="0021099F" w:rsidDel="00861831">
          <w:rPr>
            <w:rFonts w:ascii="Times New Roman" w:hAnsi="Times New Roman"/>
            <w:color w:val="000000"/>
            <w:sz w:val="28"/>
            <w:szCs w:val="28"/>
            <w:lang w:val="uk-UA"/>
          </w:rPr>
          <w:delText>оч</w:delText>
        </w:r>
        <w:r w:rsidR="00511976" w:rsidDel="00861831">
          <w:rPr>
            <w:rFonts w:ascii="Times New Roman" w:hAnsi="Times New Roman"/>
            <w:color w:val="000000"/>
            <w:sz w:val="28"/>
            <w:szCs w:val="28"/>
            <w:lang w:val="uk-UA"/>
          </w:rPr>
          <w:delText>ною функцією (</w:delText>
        </w:r>
        <w:r w:rsidR="00E638FD" w:rsidRPr="00E638FD" w:rsidDel="00861831">
          <w:rPr>
            <w:rFonts w:ascii="Times New Roman" w:hAnsi="Times New Roman"/>
            <w:color w:val="000000"/>
            <w:sz w:val="28"/>
            <w:szCs w:val="28"/>
            <w:lang w:val="uk-UA"/>
          </w:rPr>
          <w:delText>5.9</w:delText>
        </w:r>
        <w:r w:rsidR="00511976" w:rsidDel="00861831">
          <w:rPr>
            <w:rFonts w:ascii="Times New Roman" w:hAnsi="Times New Roman"/>
            <w:color w:val="000000"/>
            <w:sz w:val="28"/>
            <w:szCs w:val="28"/>
            <w:lang w:val="uk-UA"/>
          </w:rPr>
          <w:delText>) або (</w:delText>
        </w:r>
        <w:r w:rsidR="00E638FD" w:rsidRPr="00E638FD" w:rsidDel="00861831">
          <w:rPr>
            <w:rFonts w:ascii="Times New Roman" w:hAnsi="Times New Roman"/>
            <w:color w:val="000000"/>
            <w:sz w:val="28"/>
            <w:szCs w:val="28"/>
            <w:lang w:val="uk-UA"/>
          </w:rPr>
          <w:delText>5.1</w:delText>
        </w:r>
        <w:r w:rsidR="00511976" w:rsidRPr="00E638FD" w:rsidDel="00861831">
          <w:rPr>
            <w:rFonts w:ascii="Times New Roman" w:hAnsi="Times New Roman"/>
            <w:color w:val="000000"/>
            <w:sz w:val="28"/>
            <w:szCs w:val="28"/>
            <w:lang w:val="uk-UA"/>
          </w:rPr>
          <w:delText>0</w:delText>
        </w:r>
        <w:r w:rsidR="00511976" w:rsidDel="00861831">
          <w:rPr>
            <w:rFonts w:ascii="Times New Roman" w:hAnsi="Times New Roman"/>
            <w:color w:val="000000"/>
            <w:sz w:val="28"/>
            <w:szCs w:val="28"/>
            <w:lang w:val="uk-UA"/>
          </w:rPr>
          <w:delText>)</w:delText>
        </w:r>
        <w:r w:rsidR="00DC7A63" w:rsidDel="00861831">
          <w:rPr>
            <w:rFonts w:ascii="Times New Roman" w:hAnsi="Times New Roman"/>
            <w:color w:val="000000"/>
            <w:sz w:val="28"/>
            <w:szCs w:val="28"/>
            <w:lang w:val="uk-UA"/>
          </w:rPr>
          <w:delText xml:space="preserve"> має перехідну функцію з перерегулюванням </w:delText>
        </w:r>
      </w:del>
      <w:r w:rsidR="00DC7A63">
        <w:rPr>
          <w:rFonts w:ascii="Times New Roman" w:hAnsi="Times New Roman"/>
          <w:color w:val="000000"/>
          <w:sz w:val="28"/>
          <w:szCs w:val="28"/>
          <w:lang w:val="uk-UA"/>
        </w:rPr>
        <w:t>приблизно 25%.</w:t>
      </w:r>
      <w:ins w:id="86" w:author="Пользователь Windows" w:date="2018-12-05T08:54:00Z">
        <w:r>
          <w:rPr>
            <w:rFonts w:ascii="Times New Roman" w:hAnsi="Times New Roman"/>
            <w:color w:val="000000"/>
            <w:sz w:val="28"/>
            <w:szCs w:val="28"/>
            <w:lang w:val="uk-UA"/>
          </w:rPr>
          <w:t xml:space="preserve"> Щоб </w:t>
        </w:r>
        <w:proofErr w:type="spellStart"/>
        <w:r>
          <w:rPr>
            <w:rFonts w:ascii="Times New Roman" w:hAnsi="Times New Roman"/>
            <w:color w:val="000000"/>
            <w:sz w:val="28"/>
            <w:szCs w:val="28"/>
            <w:lang w:val="uk-UA"/>
          </w:rPr>
          <w:t>усунут</w:t>
        </w:r>
        <w:proofErr w:type="spellEnd"/>
        <w:r>
          <w:rPr>
            <w:rFonts w:ascii="Times New Roman" w:hAnsi="Times New Roman"/>
            <w:color w:val="000000"/>
            <w:sz w:val="28"/>
            <w:szCs w:val="28"/>
            <w:lang w:val="uk-UA"/>
          </w:rPr>
          <w:t xml:space="preserve"> </w:t>
        </w:r>
        <w:proofErr w:type="spellStart"/>
        <w:r>
          <w:rPr>
            <w:rFonts w:ascii="Times New Roman" w:hAnsi="Times New Roman"/>
            <w:color w:val="000000"/>
            <w:sz w:val="28"/>
            <w:szCs w:val="28"/>
            <w:lang w:val="uk-UA"/>
          </w:rPr>
          <w:t>перерегулювання</w:t>
        </w:r>
        <w:proofErr w:type="spellEnd"/>
        <w:r>
          <w:rPr>
            <w:rFonts w:ascii="Times New Roman" w:hAnsi="Times New Roman"/>
            <w:color w:val="000000"/>
            <w:sz w:val="28"/>
            <w:szCs w:val="28"/>
            <w:lang w:val="uk-UA"/>
          </w:rPr>
          <w:t xml:space="preserve"> </w:t>
        </w:r>
      </w:ins>
      <w:del w:id="87" w:author="Пользователь Windows" w:date="2018-12-05T08:54:00Z">
        <w:r w:rsidR="00DC7A63" w:rsidDel="00861831">
          <w:rPr>
            <w:rFonts w:ascii="Times New Roman" w:hAnsi="Times New Roman"/>
            <w:color w:val="000000"/>
            <w:sz w:val="28"/>
            <w:szCs w:val="28"/>
            <w:lang w:val="uk-UA"/>
          </w:rPr>
          <w:delText xml:space="preserve"> Для виключення перерегулювання </w:delText>
        </w:r>
      </w:del>
      <w:r w:rsidR="00DC7A63">
        <w:rPr>
          <w:rFonts w:ascii="Times New Roman" w:hAnsi="Times New Roman"/>
          <w:color w:val="000000"/>
          <w:sz w:val="28"/>
          <w:szCs w:val="28"/>
          <w:lang w:val="uk-UA"/>
        </w:rPr>
        <w:t>на вході системи рис.(</w:t>
      </w:r>
      <w:r w:rsidR="00E638FD" w:rsidRPr="00E638FD">
        <w:rPr>
          <w:rFonts w:ascii="Times New Roman" w:hAnsi="Times New Roman"/>
          <w:color w:val="000000"/>
          <w:sz w:val="28"/>
          <w:szCs w:val="28"/>
          <w:lang w:val="uk-UA"/>
        </w:rPr>
        <w:t>5.2</w:t>
      </w:r>
      <w:r w:rsidR="00DC7A63">
        <w:rPr>
          <w:rFonts w:ascii="Times New Roman" w:hAnsi="Times New Roman"/>
          <w:color w:val="000000"/>
          <w:sz w:val="28"/>
          <w:szCs w:val="28"/>
          <w:lang w:val="uk-UA"/>
        </w:rPr>
        <w:t xml:space="preserve">), необхідно встановити фільтр першого порядку </w:t>
      </w:r>
      <w:ins w:id="88" w:author="Пользователь Windows" w:date="2018-12-05T08:55:00Z">
        <w:r>
          <w:rPr>
            <w:rFonts w:ascii="Times New Roman" w:hAnsi="Times New Roman"/>
            <w:color w:val="000000"/>
            <w:sz w:val="28"/>
            <w:szCs w:val="28"/>
            <w:lang w:val="uk-UA"/>
          </w:rPr>
          <w:t xml:space="preserve">що буде мати </w:t>
        </w:r>
      </w:ins>
      <w:del w:id="89" w:author="Пользователь Windows" w:date="2018-12-05T08:55:00Z">
        <w:r w:rsidR="00DC7A63" w:rsidDel="00861831">
          <w:rPr>
            <w:rFonts w:ascii="Times New Roman" w:hAnsi="Times New Roman"/>
            <w:color w:val="000000"/>
            <w:sz w:val="28"/>
            <w:szCs w:val="28"/>
            <w:lang w:val="uk-UA"/>
          </w:rPr>
          <w:delText xml:space="preserve">зі сталою </w:delText>
        </w:r>
      </w:del>
      <w:ins w:id="90" w:author="Пользователь Windows" w:date="2018-12-05T08:55:00Z">
        <w:r>
          <w:rPr>
            <w:rFonts w:ascii="Times New Roman" w:hAnsi="Times New Roman"/>
            <w:color w:val="000000"/>
            <w:sz w:val="28"/>
            <w:szCs w:val="28"/>
            <w:lang w:val="uk-UA"/>
          </w:rPr>
          <w:t xml:space="preserve">сталу часу у розмірі </w:t>
        </w:r>
      </w:ins>
      <w:del w:id="91" w:author="Пользователь Windows" w:date="2018-12-05T08:55:00Z">
        <w:r w:rsidR="00DC7A63" w:rsidDel="00861831">
          <w:rPr>
            <w:rFonts w:ascii="Times New Roman" w:hAnsi="Times New Roman"/>
            <w:color w:val="000000"/>
            <w:sz w:val="28"/>
            <w:szCs w:val="28"/>
            <w:lang w:val="uk-UA"/>
          </w:rPr>
          <w:delText xml:space="preserve">часу </w:delText>
        </w:r>
      </w:del>
      <w:r w:rsidR="00821DE1" w:rsidRPr="00DC7A63">
        <w:rPr>
          <w:rFonts w:ascii="Times New Roman" w:hAnsi="Times New Roman"/>
          <w:color w:val="000000"/>
          <w:position w:val="-16"/>
          <w:sz w:val="28"/>
          <w:szCs w:val="28"/>
          <w:lang w:val="uk-UA"/>
        </w:rPr>
        <w:object w:dxaOrig="900" w:dyaOrig="420">
          <v:shape id="_x0000_i1051" type="#_x0000_t75" style="width:45.75pt;height:20.25pt" o:ole="">
            <v:imagedata r:id="rId68" o:title=""/>
          </v:shape>
          <o:OLEObject Type="Embed" ProgID="Equation.DSMT4" ShapeID="_x0000_i1051" DrawAspect="Content" ObjectID="_1605509387" r:id="rId69"/>
        </w:object>
      </w:r>
      <w:r w:rsidR="00DC7A63">
        <w:rPr>
          <w:rFonts w:ascii="Times New Roman" w:hAnsi="Times New Roman"/>
          <w:color w:val="000000"/>
          <w:sz w:val="28"/>
          <w:szCs w:val="28"/>
          <w:lang w:val="uk-UA"/>
        </w:rPr>
        <w:t xml:space="preserve">. </w:t>
      </w:r>
      <w:ins w:id="92" w:author="Пользователь Windows" w:date="2018-12-05T08:55:00Z">
        <w:r>
          <w:rPr>
            <w:rFonts w:ascii="Times New Roman" w:hAnsi="Times New Roman"/>
            <w:color w:val="000000"/>
            <w:sz w:val="28"/>
            <w:szCs w:val="28"/>
            <w:lang w:val="uk-UA"/>
          </w:rPr>
          <w:t xml:space="preserve">Отримаємо </w:t>
        </w:r>
        <w:proofErr w:type="spellStart"/>
        <w:r>
          <w:rPr>
            <w:rFonts w:ascii="Times New Roman" w:hAnsi="Times New Roman"/>
            <w:color w:val="000000"/>
            <w:sz w:val="28"/>
            <w:szCs w:val="28"/>
            <w:lang w:val="uk-UA"/>
          </w:rPr>
          <w:t>настпну</w:t>
        </w:r>
        <w:proofErr w:type="spellEnd"/>
        <w:r>
          <w:rPr>
            <w:rFonts w:ascii="Times New Roman" w:hAnsi="Times New Roman"/>
            <w:color w:val="000000"/>
            <w:sz w:val="28"/>
            <w:szCs w:val="28"/>
            <w:lang w:val="uk-UA"/>
          </w:rPr>
          <w:t xml:space="preserve"> підсистему.</w:t>
        </w:r>
      </w:ins>
      <w:del w:id="93" w:author="Пользователь Windows" w:date="2018-12-05T08:55:00Z">
        <w:r w:rsidR="00DC7A63" w:rsidDel="00861831">
          <w:rPr>
            <w:rFonts w:ascii="Times New Roman" w:hAnsi="Times New Roman"/>
            <w:color w:val="000000"/>
            <w:sz w:val="28"/>
            <w:szCs w:val="28"/>
            <w:lang w:val="uk-UA"/>
          </w:rPr>
          <w:delText>При цьому під</w:delText>
        </w:r>
        <w:r w:rsidR="0021099F" w:rsidDel="00861831">
          <w:rPr>
            <w:rFonts w:ascii="Times New Roman" w:hAnsi="Times New Roman"/>
            <w:color w:val="000000"/>
            <w:sz w:val="28"/>
            <w:szCs w:val="28"/>
            <w:lang w:val="uk-UA"/>
          </w:rPr>
          <w:delText>система моменту набуває вигляду</w:delText>
        </w:r>
      </w:del>
    </w:p>
    <w:p w:rsidR="00DC7A63" w:rsidRDefault="00BD5FC8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>
        <w:object w:dxaOrig="9199" w:dyaOrig="1307">
          <v:shape id="_x0000_i1052" type="#_x0000_t75" style="width:459pt;height:65.25pt" o:ole="">
            <v:imagedata r:id="rId70" o:title=""/>
          </v:shape>
          <o:OLEObject Type="Embed" ProgID="Visio.Drawing.11" ShapeID="_x0000_i1052" DrawAspect="Content" ObjectID="_1605509388" r:id="rId71"/>
        </w:object>
      </w:r>
    </w:p>
    <w:p w:rsidR="00DC7A63" w:rsidRDefault="00DC7A63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Рисунок </w:t>
      </w:r>
      <w:r w:rsidR="00E638FD" w:rsidRPr="00E638FD">
        <w:rPr>
          <w:rFonts w:ascii="Times New Roman" w:hAnsi="Times New Roman"/>
          <w:color w:val="000000"/>
          <w:sz w:val="28"/>
          <w:szCs w:val="28"/>
          <w:lang w:val="uk-UA"/>
        </w:rPr>
        <w:t>5.2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– </w:t>
      </w:r>
      <w:r w:rsidR="005B68B9">
        <w:rPr>
          <w:rFonts w:ascii="Times New Roman" w:hAnsi="Times New Roman"/>
          <w:color w:val="000000"/>
          <w:sz w:val="28"/>
          <w:szCs w:val="28"/>
          <w:lang w:val="uk-UA"/>
        </w:rPr>
        <w:t>Підсистема регулювання моменту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</w:p>
    <w:p w:rsidR="00DC7A63" w:rsidRDefault="004F4E0F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>З рис.</w:t>
      </w:r>
      <w:r w:rsidR="00E638FD" w:rsidRPr="00E638FD">
        <w:rPr>
          <w:rFonts w:ascii="Times New Roman" w:hAnsi="Times New Roman"/>
          <w:color w:val="000000"/>
          <w:sz w:val="28"/>
          <w:szCs w:val="28"/>
          <w:lang w:val="uk-UA"/>
        </w:rPr>
        <w:t>5.2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еквівалентна структура підсистеми регулювання моменту ма</w:t>
      </w:r>
      <w:del w:id="94" w:author="Пользователь Windows" w:date="2018-12-05T08:56:00Z">
        <w:r w:rsidDel="00861831">
          <w:rPr>
            <w:rFonts w:ascii="Times New Roman" w:hAnsi="Times New Roman"/>
            <w:color w:val="000000"/>
            <w:sz w:val="28"/>
            <w:szCs w:val="28"/>
            <w:lang w:val="uk-UA"/>
          </w:rPr>
          <w:delText>є</w:delText>
        </w:r>
      </w:del>
      <w:ins w:id="95" w:author="Пользователь Windows" w:date="2018-12-05T08:56:00Z">
        <w:r w:rsidR="00861831">
          <w:rPr>
            <w:rFonts w:ascii="Times New Roman" w:hAnsi="Times New Roman"/>
            <w:color w:val="000000"/>
            <w:sz w:val="28"/>
            <w:szCs w:val="28"/>
            <w:lang w:val="uk-UA"/>
          </w:rPr>
          <w:t>тиме</w:t>
        </w:r>
      </w:ins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вигляд:</w:t>
      </w:r>
    </w:p>
    <w:p w:rsidR="004F4E0F" w:rsidRDefault="004F4E0F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>
        <w:object w:dxaOrig="4428" w:dyaOrig="1302">
          <v:shape id="_x0000_i1053" type="#_x0000_t75" style="width:220.5pt;height:65.25pt" o:ole="">
            <v:imagedata r:id="rId72" o:title=""/>
          </v:shape>
          <o:OLEObject Type="Embed" ProgID="Visio.Drawing.11" ShapeID="_x0000_i1053" DrawAspect="Content" ObjectID="_1605509389" r:id="rId73"/>
        </w:object>
      </w:r>
    </w:p>
    <w:p w:rsidR="004F4E0F" w:rsidRDefault="004F4E0F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Рисунок </w:t>
      </w:r>
      <w:r w:rsidR="00E638FD" w:rsidRPr="00E638FD">
        <w:rPr>
          <w:rFonts w:ascii="Times New Roman" w:hAnsi="Times New Roman"/>
          <w:color w:val="000000"/>
          <w:sz w:val="28"/>
          <w:szCs w:val="28"/>
          <w:lang w:val="uk-UA"/>
        </w:rPr>
        <w:t>5.3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–</w:t>
      </w:r>
      <w:del w:id="96" w:author="Пользователь Windows" w:date="2018-12-05T08:58:00Z">
        <w:r w:rsidDel="005C3890">
          <w:rPr>
            <w:rFonts w:ascii="Times New Roman" w:hAnsi="Times New Roman"/>
            <w:color w:val="000000"/>
            <w:sz w:val="28"/>
            <w:szCs w:val="28"/>
            <w:lang w:val="uk-UA"/>
          </w:rPr>
          <w:delText xml:space="preserve"> Еквівалентна структура </w:delText>
        </w:r>
      </w:del>
      <w:ins w:id="97" w:author="Пользователь Windows" w:date="2018-12-05T08:58:00Z">
        <w:r w:rsidR="005C3890">
          <w:rPr>
            <w:rFonts w:ascii="Times New Roman" w:hAnsi="Times New Roman"/>
            <w:color w:val="000000"/>
            <w:sz w:val="28"/>
            <w:szCs w:val="28"/>
            <w:lang w:val="uk-UA"/>
          </w:rPr>
          <w:t xml:space="preserve"> </w:t>
        </w:r>
      </w:ins>
      <w:del w:id="98" w:author="Пользователь Windows" w:date="2018-12-05T08:58:00Z">
        <w:r w:rsidDel="005C3890">
          <w:rPr>
            <w:rFonts w:ascii="Times New Roman" w:hAnsi="Times New Roman"/>
            <w:color w:val="000000"/>
            <w:sz w:val="28"/>
            <w:szCs w:val="28"/>
            <w:lang w:val="uk-UA"/>
          </w:rPr>
          <w:delText>п</w:delText>
        </w:r>
      </w:del>
      <w:ins w:id="99" w:author="Пользователь Windows" w:date="2018-12-05T08:58:00Z">
        <w:r w:rsidR="005C3890">
          <w:rPr>
            <w:rFonts w:ascii="Times New Roman" w:hAnsi="Times New Roman"/>
            <w:color w:val="000000"/>
            <w:sz w:val="28"/>
            <w:szCs w:val="28"/>
            <w:lang w:val="uk-UA"/>
          </w:rPr>
          <w:t>П</w:t>
        </w:r>
      </w:ins>
      <w:r>
        <w:rPr>
          <w:rFonts w:ascii="Times New Roman" w:hAnsi="Times New Roman"/>
          <w:color w:val="000000"/>
          <w:sz w:val="28"/>
          <w:szCs w:val="28"/>
          <w:lang w:val="uk-UA"/>
        </w:rPr>
        <w:t>ідсистем</w:t>
      </w:r>
      <w:ins w:id="100" w:author="Пользователь Windows" w:date="2018-12-05T08:58:00Z">
        <w:r w:rsidR="005C3890">
          <w:rPr>
            <w:rFonts w:ascii="Times New Roman" w:hAnsi="Times New Roman"/>
            <w:color w:val="000000"/>
            <w:sz w:val="28"/>
            <w:szCs w:val="28"/>
            <w:lang w:val="uk-UA"/>
          </w:rPr>
          <w:t>а</w:t>
        </w:r>
      </w:ins>
      <w:del w:id="101" w:author="Пользователь Windows" w:date="2018-12-05T08:58:00Z">
        <w:r w:rsidDel="005C3890">
          <w:rPr>
            <w:rFonts w:ascii="Times New Roman" w:hAnsi="Times New Roman"/>
            <w:color w:val="000000"/>
            <w:sz w:val="28"/>
            <w:szCs w:val="28"/>
            <w:lang w:val="uk-UA"/>
          </w:rPr>
          <w:delText>и</w:delText>
        </w:r>
      </w:del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регулювання моменту </w:t>
      </w:r>
    </w:p>
    <w:p w:rsidR="00DC7A63" w:rsidRDefault="0021099F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>П</w:t>
      </w:r>
      <w:r w:rsidR="004F4E0F">
        <w:rPr>
          <w:rFonts w:ascii="Times New Roman" w:hAnsi="Times New Roman"/>
          <w:color w:val="000000"/>
          <w:sz w:val="28"/>
          <w:szCs w:val="28"/>
          <w:lang w:val="uk-UA"/>
        </w:rPr>
        <w:t>ередат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оч</w:t>
      </w:r>
      <w:r w:rsidR="004F4E0F">
        <w:rPr>
          <w:rFonts w:ascii="Times New Roman" w:hAnsi="Times New Roman"/>
          <w:color w:val="000000"/>
          <w:sz w:val="28"/>
          <w:szCs w:val="28"/>
          <w:lang w:val="uk-UA"/>
        </w:rPr>
        <w:t>н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а функція</w:t>
      </w:r>
      <w:r w:rsidR="004F4E0F">
        <w:rPr>
          <w:rFonts w:ascii="Times New Roman" w:hAnsi="Times New Roman"/>
          <w:color w:val="000000"/>
          <w:sz w:val="28"/>
          <w:szCs w:val="28"/>
          <w:lang w:val="uk-UA"/>
        </w:rPr>
        <w:t xml:space="preserve"> відносно моменту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з рис.5.3 буде</w:t>
      </w:r>
    </w:p>
    <w:p w:rsidR="004F4E0F" w:rsidRPr="00821DE1" w:rsidRDefault="00821DE1">
      <w:pPr>
        <w:pStyle w:val="MTDisplayEquation"/>
        <w:rPr>
          <w:rFonts w:ascii="Times New Roman" w:hAnsi="Times New Roman" w:cs="Times New Roman"/>
          <w:sz w:val="26"/>
          <w:szCs w:val="26"/>
          <w:rPrChange w:id="102" w:author="Пользователь Windows" w:date="2018-12-04T08:19:00Z">
            <w:rPr>
              <w:rFonts w:ascii="Times New Roman" w:hAnsi="Times New Roman"/>
              <w:color w:val="000000"/>
              <w:sz w:val="28"/>
              <w:szCs w:val="28"/>
              <w:lang w:val="uk-UA"/>
            </w:rPr>
          </w:rPrChange>
        </w:rPr>
        <w:pPrChange w:id="103" w:author="Пользователь Windows" w:date="2018-12-04T08:19:00Z">
          <w:pPr>
            <w:tabs>
              <w:tab w:val="left" w:pos="709"/>
            </w:tabs>
            <w:spacing w:after="0" w:line="360" w:lineRule="auto"/>
            <w:ind w:firstLine="567"/>
          </w:pPr>
        </w:pPrChange>
      </w:pPr>
      <w:ins w:id="104" w:author="Пользователь Windows" w:date="2018-12-04T08:18:00Z">
        <w:r w:rsidRPr="00821DE1">
          <w:rPr>
            <w:rFonts w:ascii="Times New Roman" w:hAnsi="Times New Roman" w:cs="Times New Roman"/>
            <w:sz w:val="26"/>
            <w:szCs w:val="26"/>
            <w:rPrChange w:id="105" w:author="Пользователь Windows" w:date="2018-12-04T08:19:00Z">
              <w:rPr>
                <w:rFonts w:ascii="Times New Roman" w:hAnsi="Times New Roman"/>
                <w:color w:val="000000"/>
                <w:sz w:val="28"/>
                <w:szCs w:val="28"/>
              </w:rPr>
            </w:rPrChange>
          </w:rPr>
          <w:tab/>
        </w:r>
      </w:ins>
      <w:r w:rsidR="004F4E0F" w:rsidRPr="00821DE1">
        <w:rPr>
          <w:rFonts w:ascii="Times New Roman" w:hAnsi="Times New Roman" w:cs="Times New Roman"/>
          <w:sz w:val="26"/>
          <w:szCs w:val="26"/>
          <w:rPrChange w:id="106" w:author="Пользователь Windows" w:date="2018-12-04T08:19:00Z">
            <w:rPr>
              <w:rFonts w:ascii="Times New Roman" w:hAnsi="Times New Roman" w:cs="Times New Roman"/>
              <w:sz w:val="26"/>
              <w:szCs w:val="26"/>
            </w:rPr>
          </w:rPrChange>
        </w:rPr>
        <w:object w:dxaOrig="3920" w:dyaOrig="760">
          <v:shape id="_x0000_i1054" type="#_x0000_t75" style="width:195.75pt;height:37.5pt" o:ole="">
            <v:imagedata r:id="rId74" o:title=""/>
          </v:shape>
          <o:OLEObject Type="Embed" ProgID="Equation.DSMT4" ShapeID="_x0000_i1054" DrawAspect="Content" ObjectID="_1605509390" r:id="rId75"/>
        </w:object>
      </w:r>
      <w:r w:rsidRPr="00821DE1">
        <w:rPr>
          <w:rFonts w:ascii="Times New Roman" w:hAnsi="Times New Roman" w:cs="Times New Roman"/>
          <w:sz w:val="26"/>
          <w:szCs w:val="26"/>
          <w:rPrChange w:id="107" w:author="Пользователь Windows" w:date="2018-12-04T08:19:00Z">
            <w:rPr>
              <w:rFonts w:ascii="Times New Roman" w:hAnsi="Times New Roman"/>
              <w:color w:val="000000"/>
              <w:sz w:val="28"/>
              <w:szCs w:val="28"/>
            </w:rPr>
          </w:rPrChange>
        </w:rPr>
        <w:tab/>
      </w:r>
      <w:r w:rsidR="004F4E0F" w:rsidRPr="00821DE1">
        <w:rPr>
          <w:rFonts w:ascii="Times New Roman" w:hAnsi="Times New Roman" w:cs="Times New Roman"/>
          <w:sz w:val="26"/>
          <w:szCs w:val="26"/>
          <w:rPrChange w:id="108" w:author="Пользователь Windows" w:date="2018-12-04T08:19:00Z">
            <w:rPr>
              <w:rFonts w:ascii="Times New Roman" w:hAnsi="Times New Roman"/>
              <w:color w:val="000000"/>
              <w:sz w:val="28"/>
              <w:szCs w:val="28"/>
            </w:rPr>
          </w:rPrChange>
        </w:rPr>
        <w:t>(</w:t>
      </w:r>
      <w:r w:rsidR="00E638FD" w:rsidRPr="00821DE1">
        <w:rPr>
          <w:rFonts w:ascii="Times New Roman" w:hAnsi="Times New Roman" w:cs="Times New Roman"/>
          <w:sz w:val="26"/>
          <w:szCs w:val="26"/>
          <w:rPrChange w:id="109" w:author="Пользователь Windows" w:date="2018-12-04T08:19:00Z">
            <w:rPr>
              <w:rFonts w:ascii="Times New Roman" w:hAnsi="Times New Roman"/>
              <w:color w:val="000000"/>
              <w:sz w:val="28"/>
              <w:szCs w:val="28"/>
            </w:rPr>
          </w:rPrChange>
        </w:rPr>
        <w:t>5.1</w:t>
      </w:r>
      <w:r w:rsidR="004F4E0F" w:rsidRPr="00821DE1">
        <w:rPr>
          <w:rFonts w:ascii="Times New Roman" w:hAnsi="Times New Roman" w:cs="Times New Roman"/>
          <w:sz w:val="26"/>
          <w:szCs w:val="26"/>
          <w:rPrChange w:id="110" w:author="Пользователь Windows" w:date="2018-12-04T08:19:00Z">
            <w:rPr>
              <w:rFonts w:ascii="Times New Roman" w:hAnsi="Times New Roman"/>
              <w:color w:val="000000"/>
              <w:sz w:val="28"/>
              <w:szCs w:val="28"/>
            </w:rPr>
          </w:rPrChange>
        </w:rPr>
        <w:t>1)</w:t>
      </w:r>
    </w:p>
    <w:p w:rsidR="004F4E0F" w:rsidRDefault="004F4E0F" w:rsidP="00B13054">
      <w:pPr>
        <w:tabs>
          <w:tab w:val="left" w:pos="709"/>
        </w:tabs>
        <w:spacing w:after="0" w:line="360" w:lineRule="auto"/>
        <w:ind w:right="-144" w:firstLine="567"/>
        <w:jc w:val="both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>Передатна функція (</w:t>
      </w:r>
      <w:r w:rsidR="00E638FD" w:rsidRPr="00E638FD">
        <w:rPr>
          <w:rFonts w:ascii="Times New Roman" w:hAnsi="Times New Roman"/>
          <w:color w:val="000000"/>
          <w:sz w:val="28"/>
          <w:szCs w:val="28"/>
          <w:lang w:val="uk-UA"/>
        </w:rPr>
        <w:t>5.1</w:t>
      </w:r>
      <w:r w:rsidRPr="00E638FD">
        <w:rPr>
          <w:rFonts w:ascii="Times New Roman" w:hAnsi="Times New Roman"/>
          <w:color w:val="000000"/>
          <w:sz w:val="28"/>
          <w:szCs w:val="28"/>
          <w:lang w:val="uk-UA"/>
        </w:rPr>
        <w:t>1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) при </w:t>
      </w:r>
      <w:r w:rsidRPr="00511976">
        <w:rPr>
          <w:rFonts w:ascii="Times New Roman" w:hAnsi="Times New Roman"/>
          <w:color w:val="000000"/>
          <w:position w:val="-26"/>
          <w:sz w:val="28"/>
          <w:szCs w:val="28"/>
          <w:lang w:val="uk-UA"/>
        </w:rPr>
        <w:object w:dxaOrig="900" w:dyaOrig="760">
          <v:shape id="_x0000_i1055" type="#_x0000_t75" style="width:45pt;height:37.5pt" o:ole="">
            <v:imagedata r:id="rId76" o:title=""/>
          </v:shape>
          <o:OLEObject Type="Embed" ProgID="Equation.DSMT4" ShapeID="_x0000_i1055" DrawAspect="Content" ObjectID="_1605509391" r:id="rId77"/>
        </w:objec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відповідає налаштуванню на модульний оптимум.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uk-UA"/>
        </w:rPr>
        <w:t>Перерегулювання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в перехідній функції при цьому складає </w:t>
      </w:r>
      <w:r w:rsidR="0021099F" w:rsidRPr="0021099F">
        <w:rPr>
          <w:rFonts w:ascii="Times New Roman" w:hAnsi="Times New Roman"/>
          <w:color w:val="000000"/>
          <w:position w:val="-10"/>
          <w:sz w:val="28"/>
          <w:szCs w:val="28"/>
          <w:lang w:val="uk-UA"/>
        </w:rPr>
        <w:object w:dxaOrig="1140" w:dyaOrig="340">
          <v:shape id="_x0000_i1056" type="#_x0000_t75" style="width:57pt;height:18pt" o:ole="">
            <v:imagedata r:id="rId78" o:title=""/>
          </v:shape>
          <o:OLEObject Type="Embed" ProgID="Equation.DSMT4" ShapeID="_x0000_i1056" DrawAspect="Content" ObjectID="_1605509392" r:id="rId79"/>
        </w:objec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, а час першого </w:t>
      </w:r>
      <w:r w:rsidR="002B6903">
        <w:rPr>
          <w:rFonts w:ascii="Times New Roman" w:hAnsi="Times New Roman"/>
          <w:color w:val="000000"/>
          <w:sz w:val="28"/>
          <w:szCs w:val="28"/>
          <w:lang w:val="uk-UA"/>
        </w:rPr>
        <w:t>спряження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складає </w:t>
      </w:r>
      <w:r w:rsidR="002B6903" w:rsidRPr="002B6903">
        <w:rPr>
          <w:rFonts w:ascii="Times New Roman" w:hAnsi="Times New Roman"/>
          <w:color w:val="000000"/>
          <w:position w:val="-30"/>
          <w:sz w:val="28"/>
          <w:szCs w:val="28"/>
          <w:lang w:val="uk-UA"/>
        </w:rPr>
        <w:object w:dxaOrig="1300" w:dyaOrig="740">
          <v:shape id="_x0000_i1057" type="#_x0000_t75" style="width:64.5pt;height:36.75pt" o:ole="">
            <v:imagedata r:id="rId80" o:title=""/>
          </v:shape>
          <o:OLEObject Type="Embed" ProgID="Equation.DSMT4" ShapeID="_x0000_i1057" DrawAspect="Content" ObjectID="_1605509393" r:id="rId81"/>
        </w:objec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. При налаштуванні з </w:t>
      </w:r>
      <w:r w:rsidRPr="00511976">
        <w:rPr>
          <w:rFonts w:ascii="Times New Roman" w:hAnsi="Times New Roman"/>
          <w:color w:val="000000"/>
          <w:position w:val="-10"/>
          <w:sz w:val="28"/>
          <w:szCs w:val="28"/>
          <w:lang w:val="uk-UA"/>
        </w:rPr>
        <w:object w:dxaOrig="580" w:dyaOrig="340">
          <v:shape id="_x0000_i1058" type="#_x0000_t75" style="width:29.25pt;height:18pt" o:ole="">
            <v:imagedata r:id="rId82" o:title=""/>
          </v:shape>
          <o:OLEObject Type="Embed" ProgID="Equation.DSMT4" ShapeID="_x0000_i1058" DrawAspect="Content" ObjectID="_1605509394" r:id="rId83"/>
        </w:objec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uk-UA"/>
        </w:rPr>
        <w:t>перерегулювання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відсутнє, а час регулювання приблизно визначається </w:t>
      </w:r>
      <w:r w:rsidR="002B6903" w:rsidRPr="002B6903">
        <w:rPr>
          <w:rFonts w:ascii="Times New Roman" w:hAnsi="Times New Roman"/>
          <w:color w:val="000000"/>
          <w:position w:val="-16"/>
          <w:sz w:val="28"/>
          <w:szCs w:val="28"/>
          <w:lang w:val="uk-UA"/>
        </w:rPr>
        <w:object w:dxaOrig="820" w:dyaOrig="420">
          <v:shape id="_x0000_i1059" type="#_x0000_t75" style="width:41.25pt;height:20.25pt" o:ole="">
            <v:imagedata r:id="rId84" o:title=""/>
          </v:shape>
          <o:OLEObject Type="Embed" ProgID="Equation.DSMT4" ShapeID="_x0000_i1059" DrawAspect="Content" ObjectID="_1605509395" r:id="rId85"/>
        </w:object>
      </w:r>
      <w:r>
        <w:rPr>
          <w:rFonts w:ascii="Times New Roman" w:hAnsi="Times New Roman"/>
          <w:color w:val="000000"/>
          <w:sz w:val="28"/>
          <w:szCs w:val="28"/>
          <w:lang w:val="uk-UA"/>
        </w:rPr>
        <w:t>.</w:t>
      </w:r>
    </w:p>
    <w:p w:rsidR="00334CD0" w:rsidRDefault="0021099F" w:rsidP="00B1305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</w:t>
      </w:r>
      <w:r w:rsidR="00334CD0" w:rsidRPr="00ED7954">
        <w:rPr>
          <w:rFonts w:ascii="Times New Roman" w:hAnsi="Times New Roman" w:cs="Times New Roman"/>
          <w:sz w:val="28"/>
          <w:szCs w:val="28"/>
          <w:lang w:val="uk-UA"/>
        </w:rPr>
        <w:t>рафіки перехідних процесів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334CD0" w:rsidRPr="00ED795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4CD0">
        <w:rPr>
          <w:rFonts w:ascii="Times New Roman" w:hAnsi="Times New Roman" w:cs="Times New Roman"/>
          <w:sz w:val="28"/>
          <w:szCs w:val="28"/>
          <w:lang w:val="uk-UA"/>
        </w:rPr>
        <w:t>отриманих в рез</w:t>
      </w:r>
      <w:r>
        <w:rPr>
          <w:rFonts w:ascii="Times New Roman" w:hAnsi="Times New Roman" w:cs="Times New Roman"/>
          <w:sz w:val="28"/>
          <w:szCs w:val="28"/>
          <w:lang w:val="uk-UA"/>
        </w:rPr>
        <w:t>ультаті тестування приводу</w:t>
      </w:r>
      <w:r w:rsidR="00334CD0">
        <w:rPr>
          <w:rFonts w:ascii="Times New Roman" w:hAnsi="Times New Roman" w:cs="Times New Roman"/>
          <w:sz w:val="28"/>
          <w:szCs w:val="28"/>
          <w:lang w:val="uk-UA"/>
        </w:rPr>
        <w:t xml:space="preserve"> і моделювання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представлено на рис.5.4 та </w:t>
      </w:r>
      <w:r w:rsidR="00334CD0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E638FD" w:rsidRPr="00E638FD">
        <w:rPr>
          <w:rFonts w:ascii="Times New Roman" w:hAnsi="Times New Roman" w:cs="Times New Roman"/>
          <w:sz w:val="28"/>
          <w:szCs w:val="28"/>
          <w:lang w:val="uk-UA"/>
        </w:rPr>
        <w:t>5.5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</w:t>
      </w:r>
      <w:r w:rsidR="00334CD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34CD0" w:rsidRDefault="00334CD0" w:rsidP="00B1305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ході тестування від приводу вимагалося відпрацювати заданий момент  </w:t>
      </w:r>
      <w:r w:rsidRPr="00075EAA">
        <w:rPr>
          <w:rFonts w:ascii="Times New Roman" w:hAnsi="Times New Roman" w:cs="Times New Roman"/>
          <w:sz w:val="28"/>
          <w:szCs w:val="28"/>
        </w:rPr>
        <w:t xml:space="preserve"> </w:t>
      </w:r>
      <w:r w:rsidR="00821DE1" w:rsidRPr="007A0720">
        <w:rPr>
          <w:rFonts w:ascii="Times New Roman" w:hAnsi="Times New Roman" w:cs="Times New Roman"/>
          <w:position w:val="-12"/>
          <w:sz w:val="28"/>
          <w:szCs w:val="28"/>
        </w:rPr>
        <w:object w:dxaOrig="1359" w:dyaOrig="420">
          <v:shape id="_x0000_i1060" type="#_x0000_t75" style="width:68.25pt;height:20.25pt" o:ole="">
            <v:imagedata r:id="rId86" o:title=""/>
          </v:shape>
          <o:OLEObject Type="Embed" ProgID="Equation.DSMT4" ShapeID="_x0000_i1060" DrawAspect="Content" ObjectID="_1605509396" r:id="rId87"/>
        </w:object>
      </w:r>
      <w:r>
        <w:rPr>
          <w:rFonts w:ascii="Times New Roman" w:hAnsi="Times New Roman" w:cs="Times New Roman"/>
          <w:sz w:val="28"/>
          <w:szCs w:val="28"/>
        </w:rPr>
        <w:t xml:space="preserve">,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вал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двигуна стопорився. Величини представлені у збільшеному масштабі.</w:t>
      </w:r>
      <w:r w:rsidRPr="00414F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Крок вимірювання при експерименті – 0,25 мс.</w:t>
      </w:r>
    </w:p>
    <w:p w:rsidR="00334CD0" w:rsidRPr="00ED0459" w:rsidRDefault="00334CD0" w:rsidP="00B1305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Параметри контуру регулювання струму при експерименті наступні:</w:t>
      </w:r>
      <w:r w:rsidR="00ED045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1099F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ED0459" w:rsidRPr="00ED0459">
        <w:rPr>
          <w:rFonts w:ascii="Times New Roman" w:hAnsi="Times New Roman" w:cs="Times New Roman"/>
          <w:sz w:val="28"/>
          <w:szCs w:val="28"/>
          <w:lang w:val="uk-UA"/>
        </w:rPr>
        <w:t xml:space="preserve">оефіцієнт пропорційної складової ПІ-регулятора струму </w:t>
      </w:r>
      <w:r w:rsidR="00821DE1" w:rsidRPr="00ED0459">
        <w:rPr>
          <w:rFonts w:ascii="Times New Roman" w:hAnsi="Times New Roman" w:cs="Times New Roman"/>
          <w:position w:val="-12"/>
          <w:sz w:val="28"/>
          <w:szCs w:val="28"/>
        </w:rPr>
        <w:object w:dxaOrig="1460" w:dyaOrig="380">
          <v:shape id="_x0000_i1061" type="#_x0000_t75" style="width:1in;height:18.75pt" o:ole="">
            <v:imagedata r:id="rId88" o:title=""/>
          </v:shape>
          <o:OLEObject Type="Embed" ProgID="Equation.DSMT4" ShapeID="_x0000_i1061" DrawAspect="Content" ObjectID="_1605509397" r:id="rId89"/>
        </w:object>
      </w:r>
      <w:r w:rsidRPr="00ED0459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ED0459" w:rsidRPr="00ED0459">
        <w:rPr>
          <w:rFonts w:ascii="Times New Roman" w:hAnsi="Times New Roman" w:cs="Times New Roman"/>
          <w:sz w:val="28"/>
          <w:szCs w:val="28"/>
          <w:lang w:val="uk-UA"/>
        </w:rPr>
        <w:t xml:space="preserve"> час інтегрування </w:t>
      </w:r>
      <w:r w:rsidR="00821DE1" w:rsidRPr="00ED0459">
        <w:rPr>
          <w:rFonts w:ascii="Times New Roman" w:hAnsi="Times New Roman" w:cs="Times New Roman"/>
          <w:position w:val="-12"/>
          <w:sz w:val="28"/>
          <w:szCs w:val="28"/>
        </w:rPr>
        <w:object w:dxaOrig="940" w:dyaOrig="380">
          <v:shape id="_x0000_i1062" type="#_x0000_t75" style="width:46.5pt;height:18.75pt" o:ole="">
            <v:imagedata r:id="rId90" o:title=""/>
          </v:shape>
          <o:OLEObject Type="Embed" ProgID="Equation.DSMT4" ShapeID="_x0000_i1062" DrawAspect="Content" ObjectID="_1605509398" r:id="rId91"/>
        </w:object>
      </w:r>
      <w:r w:rsidRPr="00ED045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34CD0" w:rsidRPr="00FA0B08" w:rsidRDefault="00334CD0" w:rsidP="00B13054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Параметри контуру регулювання струму при моделюванні</w:t>
      </w:r>
      <w:r w:rsidRPr="00FA0B08">
        <w:rPr>
          <w:rFonts w:ascii="Times New Roman" w:hAnsi="Times New Roman"/>
          <w:sz w:val="28"/>
          <w:szCs w:val="28"/>
          <w:lang w:val="uk-UA"/>
        </w:rPr>
        <w:t xml:space="preserve">: </w:t>
      </w:r>
      <w:r w:rsidR="00ED0459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ED0459" w:rsidRPr="00ED0459">
        <w:rPr>
          <w:rFonts w:ascii="Times New Roman" w:hAnsi="Times New Roman" w:cs="Times New Roman"/>
          <w:sz w:val="28"/>
          <w:szCs w:val="28"/>
          <w:lang w:val="uk-UA"/>
        </w:rPr>
        <w:t>оефіцієнт пропорційної складової ПІ-регулятора струму</w:t>
      </w:r>
      <w:r w:rsidRPr="00FA0B08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821DE1" w:rsidRPr="00FA0B08">
        <w:rPr>
          <w:rFonts w:ascii="Times New Roman" w:hAnsi="Times New Roman"/>
          <w:position w:val="-12"/>
          <w:sz w:val="28"/>
          <w:szCs w:val="28"/>
        </w:rPr>
        <w:object w:dxaOrig="1160" w:dyaOrig="380">
          <v:shape id="_x0000_i1063" type="#_x0000_t75" style="width:57pt;height:19.5pt" o:ole="">
            <v:imagedata r:id="rId92" o:title=""/>
          </v:shape>
          <o:OLEObject Type="Embed" ProgID="Equation.DSMT4" ShapeID="_x0000_i1063" DrawAspect="Content" ObjectID="_1605509399" r:id="rId93"/>
        </w:object>
      </w:r>
      <w:r w:rsidRPr="00FA0B08">
        <w:rPr>
          <w:rFonts w:ascii="Times New Roman" w:hAnsi="Times New Roman"/>
          <w:sz w:val="28"/>
          <w:szCs w:val="28"/>
          <w:lang w:val="uk-UA"/>
        </w:rPr>
        <w:t>,</w:t>
      </w:r>
      <w:r w:rsidR="00ED0459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ED0459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ED0459" w:rsidRPr="00ED0459">
        <w:rPr>
          <w:rFonts w:ascii="Times New Roman" w:hAnsi="Times New Roman" w:cs="Times New Roman"/>
          <w:sz w:val="28"/>
          <w:szCs w:val="28"/>
          <w:lang w:val="uk-UA"/>
        </w:rPr>
        <w:t xml:space="preserve">оефіцієнт </w:t>
      </w:r>
      <w:r w:rsidR="00ED0459">
        <w:rPr>
          <w:rFonts w:ascii="Times New Roman" w:hAnsi="Times New Roman" w:cs="Times New Roman"/>
          <w:sz w:val="28"/>
          <w:szCs w:val="28"/>
          <w:lang w:val="uk-UA"/>
        </w:rPr>
        <w:t>інтегральної</w:t>
      </w:r>
      <w:r w:rsidR="00ED0459" w:rsidRPr="00ED0459">
        <w:rPr>
          <w:rFonts w:ascii="Times New Roman" w:hAnsi="Times New Roman" w:cs="Times New Roman"/>
          <w:sz w:val="28"/>
          <w:szCs w:val="28"/>
          <w:lang w:val="uk-UA"/>
        </w:rPr>
        <w:t xml:space="preserve"> складової</w:t>
      </w:r>
      <w:r w:rsidRPr="00FA0B08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821DE1" w:rsidRPr="00FA0B08">
        <w:rPr>
          <w:rFonts w:ascii="Times New Roman" w:hAnsi="Times New Roman"/>
          <w:position w:val="-12"/>
          <w:sz w:val="28"/>
          <w:szCs w:val="28"/>
        </w:rPr>
        <w:object w:dxaOrig="1760" w:dyaOrig="380">
          <v:shape id="_x0000_i1064" type="#_x0000_t75" style="width:87pt;height:19.5pt" o:ole="">
            <v:imagedata r:id="rId94" o:title=""/>
          </v:shape>
          <o:OLEObject Type="Embed" ProgID="Equation.DSMT4" ShapeID="_x0000_i1064" DrawAspect="Content" ObjectID="_1605509400" r:id="rId95"/>
        </w:object>
      </w:r>
      <w:r w:rsidR="00072B8C">
        <w:rPr>
          <w:rFonts w:ascii="Times New Roman" w:hAnsi="Times New Roman"/>
          <w:sz w:val="28"/>
          <w:szCs w:val="28"/>
          <w:lang w:val="uk-UA"/>
        </w:rPr>
        <w:t>.</w:t>
      </w:r>
    </w:p>
    <w:p w:rsidR="00334CD0" w:rsidRDefault="00150A5C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50A5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437515</wp:posOffset>
            </wp:positionH>
            <wp:positionV relativeFrom="paragraph">
              <wp:posOffset>0</wp:posOffset>
            </wp:positionV>
            <wp:extent cx="5334000" cy="3838575"/>
            <wp:effectExtent l="0" t="0" r="0" b="0"/>
            <wp:wrapTight wrapText="bothSides">
              <wp:wrapPolygon edited="0">
                <wp:start x="2854" y="0"/>
                <wp:lineTo x="540" y="965"/>
                <wp:lineTo x="386" y="1179"/>
                <wp:lineTo x="771" y="1930"/>
                <wp:lineTo x="77" y="3001"/>
                <wp:lineTo x="77" y="3537"/>
                <wp:lineTo x="771" y="3645"/>
                <wp:lineTo x="0" y="7075"/>
                <wp:lineTo x="0" y="7611"/>
                <wp:lineTo x="771" y="8790"/>
                <wp:lineTo x="231" y="9755"/>
                <wp:lineTo x="849" y="10398"/>
                <wp:lineTo x="2700" y="10827"/>
                <wp:lineTo x="386" y="11256"/>
                <wp:lineTo x="386" y="12220"/>
                <wp:lineTo x="0" y="13935"/>
                <wp:lineTo x="0" y="14043"/>
                <wp:lineTo x="694" y="15651"/>
                <wp:lineTo x="463" y="15972"/>
                <wp:lineTo x="463" y="16401"/>
                <wp:lineTo x="771" y="17366"/>
                <wp:lineTo x="0" y="18009"/>
                <wp:lineTo x="0" y="18438"/>
                <wp:lineTo x="771" y="19081"/>
                <wp:lineTo x="309" y="20474"/>
                <wp:lineTo x="694" y="20796"/>
                <wp:lineTo x="694" y="21225"/>
                <wp:lineTo x="10106" y="21439"/>
                <wp:lineTo x="21137" y="21439"/>
                <wp:lineTo x="21523" y="21225"/>
                <wp:lineTo x="21523" y="20796"/>
                <wp:lineTo x="21137" y="20796"/>
                <wp:lineTo x="21291" y="19617"/>
                <wp:lineTo x="21446" y="11256"/>
                <wp:lineTo x="18977" y="10827"/>
                <wp:lineTo x="21291" y="10505"/>
                <wp:lineTo x="21523" y="10184"/>
                <wp:lineTo x="21214" y="8790"/>
                <wp:lineTo x="21369" y="1394"/>
                <wp:lineTo x="20906" y="1072"/>
                <wp:lineTo x="18900" y="0"/>
                <wp:lineTo x="2854" y="0"/>
              </wp:wrapPolygon>
            </wp:wrapTight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3" b="1905"/>
                    <a:stretch/>
                  </pic:blipFill>
                  <pic:spPr bwMode="auto">
                    <a:xfrm>
                      <a:off x="0" y="0"/>
                      <a:ext cx="53340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50A5C" w:rsidRDefault="00150A5C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13054" w:rsidRDefault="00B13054" w:rsidP="00B130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13054" w:rsidRDefault="00B13054" w:rsidP="00B130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50A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8416" behindDoc="1" locked="0" layoutInCell="1" allowOverlap="1" wp14:anchorId="0C402982" wp14:editId="14850DB6">
            <wp:simplePos x="0" y="0"/>
            <wp:positionH relativeFrom="column">
              <wp:posOffset>437515</wp:posOffset>
            </wp:positionH>
            <wp:positionV relativeFrom="paragraph">
              <wp:posOffset>120205</wp:posOffset>
            </wp:positionV>
            <wp:extent cx="5334000" cy="1990725"/>
            <wp:effectExtent l="0" t="0" r="0" b="9525"/>
            <wp:wrapTight wrapText="bothSides">
              <wp:wrapPolygon edited="0">
                <wp:start x="3857" y="413"/>
                <wp:lineTo x="463" y="2687"/>
                <wp:lineTo x="386" y="3721"/>
                <wp:lineTo x="771" y="4134"/>
                <wp:lineTo x="463" y="5581"/>
                <wp:lineTo x="463" y="6408"/>
                <wp:lineTo x="771" y="7441"/>
                <wp:lineTo x="463" y="8475"/>
                <wp:lineTo x="463" y="9301"/>
                <wp:lineTo x="771" y="10748"/>
                <wp:lineTo x="463" y="10748"/>
                <wp:lineTo x="231" y="14262"/>
                <wp:lineTo x="309" y="17156"/>
                <wp:lineTo x="771" y="17363"/>
                <wp:lineTo x="309" y="19636"/>
                <wp:lineTo x="694" y="20670"/>
                <wp:lineTo x="694" y="21083"/>
                <wp:lineTo x="10106" y="21497"/>
                <wp:lineTo x="21137" y="21497"/>
                <wp:lineTo x="21369" y="21083"/>
                <wp:lineTo x="21523" y="20463"/>
                <wp:lineTo x="21214" y="17363"/>
                <wp:lineTo x="21446" y="3514"/>
                <wp:lineTo x="18129" y="413"/>
                <wp:lineTo x="3857" y="413"/>
              </wp:wrapPolygon>
            </wp:wrapTight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38"/>
                    <a:stretch/>
                  </pic:blipFill>
                  <pic:spPr bwMode="auto">
                    <a:xfrm>
                      <a:off x="0" y="0"/>
                      <a:ext cx="53340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13054" w:rsidRDefault="00B13054" w:rsidP="00B130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13054" w:rsidRDefault="00B13054" w:rsidP="00B130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13054" w:rsidRDefault="00B13054" w:rsidP="00B130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13054" w:rsidRDefault="00B13054" w:rsidP="00B1305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E638FD" w:rsidRPr="00E638FD">
        <w:rPr>
          <w:rFonts w:ascii="Times New Roman" w:hAnsi="Times New Roman" w:cs="Times New Roman"/>
          <w:sz w:val="28"/>
          <w:szCs w:val="28"/>
          <w:lang w:val="uk-UA"/>
        </w:rPr>
        <w:t>5.4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150A5C">
        <w:rPr>
          <w:rFonts w:ascii="Times New Roman" w:hAnsi="Times New Roman" w:cs="Times New Roman"/>
          <w:sz w:val="28"/>
          <w:szCs w:val="28"/>
          <w:lang w:val="uk-UA"/>
        </w:rPr>
        <w:t>Експериментальні перехідні процеси</w:t>
      </w:r>
      <w:r w:rsidR="00C9429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50A5C">
        <w:rPr>
          <w:rFonts w:ascii="Times New Roman" w:hAnsi="Times New Roman" w:cs="Times New Roman"/>
          <w:sz w:val="28"/>
          <w:szCs w:val="28"/>
          <w:lang w:val="uk-UA"/>
        </w:rPr>
        <w:t xml:space="preserve">відпрацювання заданого моменту </w:t>
      </w:r>
      <w:r w:rsidR="00821DE1" w:rsidRPr="007A0720">
        <w:rPr>
          <w:rFonts w:ascii="Times New Roman" w:hAnsi="Times New Roman" w:cs="Times New Roman"/>
          <w:position w:val="-12"/>
          <w:sz w:val="28"/>
          <w:szCs w:val="28"/>
        </w:rPr>
        <w:object w:dxaOrig="1660" w:dyaOrig="420">
          <v:shape id="_x0000_i1065" type="#_x0000_t75" style="width:81.75pt;height:20.25pt" o:ole="">
            <v:imagedata r:id="rId98" o:title=""/>
          </v:shape>
          <o:OLEObject Type="Embed" ProgID="Equation.DSMT4" ShapeID="_x0000_i1065" DrawAspect="Content" ObjectID="_1605509401" r:id="rId99"/>
        </w:object>
      </w:r>
    </w:p>
    <w:p w:rsidR="00334CD0" w:rsidRDefault="00ED0459" w:rsidP="00B1305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видно з отриманих графіків,</w:t>
      </w:r>
      <w:r w:rsidR="00E117D7">
        <w:rPr>
          <w:rFonts w:ascii="Times New Roman" w:hAnsi="Times New Roman" w:cs="Times New Roman"/>
          <w:sz w:val="28"/>
          <w:szCs w:val="28"/>
          <w:lang w:val="uk-UA"/>
        </w:rPr>
        <w:t xml:space="preserve"> при такому налаштуванні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струм </w:t>
      </w:r>
      <w:r w:rsidRPr="00ED0459">
        <w:rPr>
          <w:rFonts w:ascii="Times New Roman" w:hAnsi="Times New Roman" w:cs="Times New Roman"/>
          <w:position w:val="-16"/>
          <w:sz w:val="28"/>
          <w:szCs w:val="28"/>
        </w:rPr>
        <w:object w:dxaOrig="220" w:dyaOrig="420">
          <v:shape id="_x0000_i1066" type="#_x0000_t75" style="width:11.25pt;height:20.25pt" o:ole="">
            <v:imagedata r:id="rId100" o:title=""/>
          </v:shape>
          <o:OLEObject Type="Embed" ProgID="Equation.DSMT4" ShapeID="_x0000_i1066" DrawAspect="Content" ObjectID="_1605509402" r:id="rId101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відпрацьовується без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перерегулювання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час перехідного процесу приблизно 0,000</w:t>
      </w:r>
      <w:r w:rsidR="00B053D9">
        <w:rPr>
          <w:rFonts w:ascii="Times New Roman" w:hAnsi="Times New Roman" w:cs="Times New Roman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с, що може відповідати</w:t>
      </w:r>
      <w:r w:rsidR="00B053D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21DE1" w:rsidRPr="00821DE1">
        <w:rPr>
          <w:rFonts w:ascii="Times New Roman" w:hAnsi="Times New Roman"/>
          <w:color w:val="000000"/>
          <w:position w:val="-12"/>
          <w:sz w:val="28"/>
          <w:szCs w:val="28"/>
          <w:lang w:val="uk-UA"/>
        </w:rPr>
        <w:object w:dxaOrig="560" w:dyaOrig="360">
          <v:shape id="_x0000_i1067" type="#_x0000_t75" style="width:28.5pt;height:18.75pt" o:ole="">
            <v:imagedata r:id="rId102" o:title=""/>
          </v:shape>
          <o:OLEObject Type="Embed" ProgID="Equation.DSMT4" ShapeID="_x0000_i1067" DrawAspect="Content" ObjectID="_1605509403" r:id="rId103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="00821DE1" w:rsidRPr="00B053D9">
        <w:rPr>
          <w:rFonts w:ascii="Times New Roman" w:hAnsi="Times New Roman"/>
          <w:color w:val="000000"/>
          <w:position w:val="-12"/>
          <w:sz w:val="28"/>
          <w:szCs w:val="28"/>
          <w:lang w:val="uk-UA"/>
        </w:rPr>
        <w:object w:dxaOrig="900" w:dyaOrig="420">
          <v:shape id="_x0000_i1068" type="#_x0000_t75" style="width:45pt;height:20.25pt" o:ole="">
            <v:imagedata r:id="rId104" o:title=""/>
          </v:shape>
          <o:OLEObject Type="Embed" ProgID="Equation.DSMT4" ShapeID="_x0000_i1068" DrawAspect="Content" ObjectID="_1605509404" r:id="rId105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так, що </w:t>
      </w:r>
      <w:r w:rsidR="00821DE1" w:rsidRPr="00B053D9">
        <w:rPr>
          <w:rFonts w:ascii="Times New Roman" w:hAnsi="Times New Roman"/>
          <w:color w:val="000000"/>
          <w:position w:val="-6"/>
          <w:sz w:val="28"/>
          <w:szCs w:val="28"/>
          <w:lang w:val="uk-UA"/>
        </w:rPr>
        <w:object w:dxaOrig="1380" w:dyaOrig="360">
          <v:shape id="_x0000_i1069" type="#_x0000_t75" style="width:68.25pt;height:18.75pt" o:ole="">
            <v:imagedata r:id="rId106" o:title=""/>
          </v:shape>
          <o:OLEObject Type="Embed" ProgID="Equation.DSMT4" ShapeID="_x0000_i1069" DrawAspect="Content" ObjectID="_1605509405" r:id="rId107"/>
        </w:object>
      </w:r>
      <w:r w:rsidR="00150A5C">
        <w:rPr>
          <w:rFonts w:ascii="Times New Roman" w:hAnsi="Times New Roman" w:cs="Times New Roman"/>
          <w:sz w:val="28"/>
          <w:szCs w:val="28"/>
          <w:lang w:val="uk-UA"/>
        </w:rPr>
        <w:t xml:space="preserve"> 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час</w:t>
      </w:r>
      <w:r w:rsidR="00150A5C">
        <w:rPr>
          <w:rFonts w:ascii="Times New Roman" w:hAnsi="Times New Roman" w:cs="Times New Roman"/>
          <w:sz w:val="28"/>
          <w:szCs w:val="28"/>
          <w:lang w:val="uk-UA"/>
        </w:rPr>
        <w:t>ом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регулюванння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21DE1" w:rsidRPr="00B053D9">
        <w:rPr>
          <w:rFonts w:ascii="Times New Roman" w:hAnsi="Times New Roman"/>
          <w:color w:val="000000"/>
          <w:position w:val="-12"/>
          <w:sz w:val="28"/>
          <w:szCs w:val="28"/>
          <w:lang w:val="uk-UA"/>
        </w:rPr>
        <w:object w:dxaOrig="1560" w:dyaOrig="360">
          <v:shape id="_x0000_i1070" type="#_x0000_t75" style="width:77.25pt;height:18.75pt" o:ole="">
            <v:imagedata r:id="rId108" o:title=""/>
          </v:shape>
          <o:OLEObject Type="Embed" ProgID="Equation.DSMT4" ShapeID="_x0000_i1070" DrawAspect="Content" ObjectID="_1605509406" r:id="rId109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117D7" w:rsidRDefault="00E117D7" w:rsidP="00B1305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рис.</w:t>
      </w:r>
      <w:r w:rsidR="00E638FD" w:rsidRPr="00E638FD">
        <w:rPr>
          <w:rFonts w:ascii="Times New Roman" w:hAnsi="Times New Roman" w:cs="Times New Roman"/>
          <w:sz w:val="28"/>
          <w:szCs w:val="28"/>
          <w:lang w:val="uk-UA"/>
        </w:rPr>
        <w:t>5.5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представлено результати математичного моделювання, які з </w:t>
      </w:r>
      <w:r w:rsidR="00150A5C">
        <w:rPr>
          <w:rFonts w:ascii="Times New Roman" w:hAnsi="Times New Roman" w:cs="Times New Roman"/>
          <w:sz w:val="28"/>
          <w:szCs w:val="28"/>
          <w:lang w:val="uk-UA"/>
        </w:rPr>
        <w:t>достатньою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точністю співпадають з отриманими експериментальними результатами.</w:t>
      </w: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150A5C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50A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437515</wp:posOffset>
            </wp:positionH>
            <wp:positionV relativeFrom="paragraph">
              <wp:posOffset>0</wp:posOffset>
            </wp:positionV>
            <wp:extent cx="5334000" cy="4000500"/>
            <wp:effectExtent l="0" t="0" r="0" b="0"/>
            <wp:wrapTight wrapText="bothSides">
              <wp:wrapPolygon edited="0">
                <wp:start x="2854" y="514"/>
                <wp:lineTo x="540" y="1440"/>
                <wp:lineTo x="386" y="1646"/>
                <wp:lineTo x="771" y="2366"/>
                <wp:lineTo x="77" y="3394"/>
                <wp:lineTo x="77" y="3909"/>
                <wp:lineTo x="771" y="4011"/>
                <wp:lineTo x="0" y="7303"/>
                <wp:lineTo x="0" y="7817"/>
                <wp:lineTo x="771" y="8949"/>
                <wp:lineTo x="231" y="9771"/>
                <wp:lineTo x="849" y="10491"/>
                <wp:lineTo x="10800" y="10594"/>
                <wp:lineTo x="694" y="11006"/>
                <wp:lineTo x="386" y="12240"/>
                <wp:lineTo x="771" y="12240"/>
                <wp:lineTo x="0" y="13886"/>
                <wp:lineTo x="694" y="15531"/>
                <wp:lineTo x="463" y="15634"/>
                <wp:lineTo x="463" y="16149"/>
                <wp:lineTo x="0" y="17691"/>
                <wp:lineTo x="0" y="18103"/>
                <wp:lineTo x="771" y="18823"/>
                <wp:lineTo x="309" y="20057"/>
                <wp:lineTo x="694" y="20469"/>
                <wp:lineTo x="694" y="20777"/>
                <wp:lineTo x="10106" y="20983"/>
                <wp:lineTo x="21137" y="20983"/>
                <wp:lineTo x="21369" y="20777"/>
                <wp:lineTo x="21523" y="20469"/>
                <wp:lineTo x="21214" y="18823"/>
                <wp:lineTo x="21369" y="11314"/>
                <wp:lineTo x="19054" y="10903"/>
                <wp:lineTo x="21291" y="10594"/>
                <wp:lineTo x="21523" y="10286"/>
                <wp:lineTo x="21214" y="8949"/>
                <wp:lineTo x="21369" y="1851"/>
                <wp:lineTo x="20906" y="1543"/>
                <wp:lineTo x="18900" y="514"/>
                <wp:lineTo x="2854" y="514"/>
              </wp:wrapPolygon>
            </wp:wrapTight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50A5C" w:rsidRDefault="00B13054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50A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0464" behindDoc="1" locked="0" layoutInCell="1" allowOverlap="1" wp14:anchorId="4E241668" wp14:editId="597C6381">
            <wp:simplePos x="0" y="0"/>
            <wp:positionH relativeFrom="column">
              <wp:posOffset>437515</wp:posOffset>
            </wp:positionH>
            <wp:positionV relativeFrom="paragraph">
              <wp:posOffset>204915</wp:posOffset>
            </wp:positionV>
            <wp:extent cx="5334000" cy="2000250"/>
            <wp:effectExtent l="0" t="0" r="0" b="0"/>
            <wp:wrapTight wrapText="bothSides">
              <wp:wrapPolygon edited="0">
                <wp:start x="3857" y="411"/>
                <wp:lineTo x="463" y="2880"/>
                <wp:lineTo x="386" y="3703"/>
                <wp:lineTo x="771" y="4114"/>
                <wp:lineTo x="0" y="7200"/>
                <wp:lineTo x="771" y="13989"/>
                <wp:lineTo x="0" y="14811"/>
                <wp:lineTo x="0" y="15634"/>
                <wp:lineTo x="771" y="17280"/>
                <wp:lineTo x="309" y="19337"/>
                <wp:lineTo x="694" y="20571"/>
                <wp:lineTo x="694" y="20983"/>
                <wp:lineTo x="10106" y="21394"/>
                <wp:lineTo x="21137" y="21394"/>
                <wp:lineTo x="21369" y="20983"/>
                <wp:lineTo x="21523" y="20366"/>
                <wp:lineTo x="21214" y="17280"/>
                <wp:lineTo x="21446" y="3497"/>
                <wp:lineTo x="18129" y="411"/>
                <wp:lineTo x="3857" y="411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 rotWithShape="1"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00"/>
                    <a:stretch/>
                  </pic:blipFill>
                  <pic:spPr bwMode="auto">
                    <a:xfrm>
                      <a:off x="0" y="0"/>
                      <a:ext cx="5334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13054" w:rsidRDefault="00B13054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13054" w:rsidRDefault="00B13054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13054" w:rsidRDefault="00B13054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13054" w:rsidRDefault="00B13054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13054" w:rsidRDefault="00B13054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13054" w:rsidRDefault="00B13054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50A5C" w:rsidRDefault="00150A5C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4CD0" w:rsidRDefault="00334CD0" w:rsidP="00B130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E638FD" w:rsidRPr="00E638FD">
        <w:rPr>
          <w:rFonts w:ascii="Times New Roman" w:hAnsi="Times New Roman" w:cs="Times New Roman"/>
          <w:sz w:val="28"/>
          <w:szCs w:val="28"/>
          <w:lang w:val="uk-UA"/>
        </w:rPr>
        <w:t>5.5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716398">
        <w:rPr>
          <w:rFonts w:ascii="Times New Roman" w:hAnsi="Times New Roman" w:cs="Times New Roman"/>
          <w:sz w:val="28"/>
          <w:szCs w:val="28"/>
          <w:lang w:val="uk-UA"/>
        </w:rPr>
        <w:t xml:space="preserve">Графіки перехідних процесів відпрацювання моменту </w:t>
      </w:r>
      <w:r w:rsidRPr="007A0720">
        <w:rPr>
          <w:rFonts w:ascii="Times New Roman" w:hAnsi="Times New Roman" w:cs="Times New Roman"/>
          <w:position w:val="-12"/>
          <w:sz w:val="28"/>
          <w:szCs w:val="28"/>
        </w:rPr>
        <w:object w:dxaOrig="1880" w:dyaOrig="420">
          <v:shape id="_x0000_i1071" type="#_x0000_t75" style="width:92.25pt;height:20.25pt" o:ole="">
            <v:imagedata r:id="rId112" o:title=""/>
          </v:shape>
          <o:OLEObject Type="Embed" ProgID="Equation.DSMT4" ShapeID="_x0000_i1071" DrawAspect="Content" ObjectID="_1605509407" r:id="rId113"/>
        </w:object>
      </w:r>
      <w:r w:rsidR="00716398">
        <w:rPr>
          <w:rFonts w:ascii="Times New Roman" w:hAnsi="Times New Roman" w:cs="Times New Roman"/>
          <w:sz w:val="28"/>
          <w:szCs w:val="28"/>
          <w:lang w:val="uk-UA"/>
        </w:rPr>
        <w:t xml:space="preserve"> при моделюванні</w:t>
      </w:r>
    </w:p>
    <w:p w:rsidR="006C1978" w:rsidDel="00821DE1" w:rsidRDefault="006C1978" w:rsidP="00B13054">
      <w:pPr>
        <w:tabs>
          <w:tab w:val="left" w:pos="709"/>
        </w:tabs>
        <w:spacing w:after="0" w:line="360" w:lineRule="auto"/>
        <w:ind w:firstLine="567"/>
        <w:jc w:val="both"/>
        <w:rPr>
          <w:del w:id="111" w:author="Пользователь Windows" w:date="2018-12-04T08:22:00Z"/>
          <w:rFonts w:ascii="Times New Roman" w:hAnsi="Times New Roman" w:cs="Times New Roman"/>
          <w:sz w:val="28"/>
          <w:szCs w:val="28"/>
          <w:lang w:val="uk-UA"/>
        </w:rPr>
      </w:pPr>
    </w:p>
    <w:p w:rsidR="00AE4733" w:rsidRPr="002C06C8" w:rsidRDefault="002C06C8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06C8">
        <w:rPr>
          <w:rFonts w:ascii="Times New Roman" w:hAnsi="Times New Roman" w:cs="Times New Roman"/>
          <w:b/>
          <w:sz w:val="28"/>
          <w:szCs w:val="28"/>
          <w:lang w:val="uk-UA"/>
        </w:rPr>
        <w:t xml:space="preserve">5.2 </w:t>
      </w:r>
      <w:r w:rsidR="00AE4733" w:rsidRPr="002C06C8">
        <w:rPr>
          <w:rFonts w:ascii="Times New Roman" w:hAnsi="Times New Roman" w:cs="Times New Roman"/>
          <w:b/>
          <w:sz w:val="28"/>
          <w:szCs w:val="28"/>
          <w:lang w:val="uk-UA"/>
        </w:rPr>
        <w:t>Визначення параметрів механічної частини електроприводу</w:t>
      </w:r>
      <w:r w:rsidR="00AE4733" w:rsidRPr="002C06C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E4733" w:rsidDel="00821DE1" w:rsidRDefault="00AE4733" w:rsidP="00B13054">
      <w:pPr>
        <w:tabs>
          <w:tab w:val="left" w:pos="709"/>
        </w:tabs>
        <w:spacing w:after="0" w:line="360" w:lineRule="auto"/>
        <w:ind w:firstLine="567"/>
        <w:jc w:val="both"/>
        <w:rPr>
          <w:del w:id="112" w:author="Пользователь Windows" w:date="2018-12-04T08:22:00Z"/>
          <w:rFonts w:ascii="Times New Roman" w:hAnsi="Times New Roman" w:cs="Times New Roman"/>
          <w:sz w:val="28"/>
          <w:szCs w:val="28"/>
          <w:lang w:val="uk-UA"/>
        </w:rPr>
      </w:pP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Виходячи початково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одномасового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представлення, схематизація механічної частини </w:t>
      </w:r>
      <w:r w:rsidR="00F5346A">
        <w:rPr>
          <w:rFonts w:ascii="Times New Roman" w:hAnsi="Times New Roman" w:cs="Times New Roman"/>
          <w:sz w:val="28"/>
          <w:szCs w:val="28"/>
          <w:lang w:val="uk-UA"/>
        </w:rPr>
        <w:t>може бути представленою у наступному вигляді</w:t>
      </w:r>
    </w:p>
    <w:p w:rsidR="00AE4733" w:rsidRDefault="00F5346A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object w:dxaOrig="4345" w:dyaOrig="3503">
          <v:shape id="_x0000_i1072" type="#_x0000_t75" style="width:218.25pt;height:175.5pt" o:ole="">
            <v:imagedata r:id="rId114" o:title=""/>
          </v:shape>
          <o:OLEObject Type="Embed" ProgID="Visio.Drawing.11" ShapeID="_x0000_i1072" DrawAspect="Content" ObjectID="_1605509408" r:id="rId115"/>
        </w:objec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F326D2" w:rsidRPr="00631AED">
        <w:rPr>
          <w:rFonts w:ascii="Times New Roman" w:hAnsi="Times New Roman" w:cs="Times New Roman"/>
          <w:sz w:val="28"/>
          <w:szCs w:val="28"/>
          <w:lang w:val="uk-UA"/>
        </w:rPr>
        <w:t>5.6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Схематизація механічної частини електроприводу</w:t>
      </w:r>
    </w:p>
    <w:p w:rsidR="00B13054" w:rsidRDefault="00B13054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рис.</w:t>
      </w:r>
      <w:r w:rsidR="00F326D2" w:rsidRPr="00631AED">
        <w:rPr>
          <w:rFonts w:ascii="Times New Roman" w:hAnsi="Times New Roman" w:cs="Times New Roman"/>
          <w:sz w:val="28"/>
          <w:szCs w:val="28"/>
          <w:lang w:val="uk-UA"/>
        </w:rPr>
        <w:t>5.6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позначено:</w:t>
      </w:r>
    </w:p>
    <w:p w:rsidR="00AE4733" w:rsidRDefault="00AE4733" w:rsidP="00B13054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6A7A19">
        <w:rPr>
          <w:position w:val="-12"/>
        </w:rPr>
        <w:object w:dxaOrig="340" w:dyaOrig="380">
          <v:shape id="_x0000_i1073" type="#_x0000_t75" style="width:18pt;height:18pt" o:ole="">
            <v:imagedata r:id="rId116" o:title=""/>
          </v:shape>
          <o:OLEObject Type="Embed" ProgID="Equation.DSMT4" ShapeID="_x0000_i1073" DrawAspect="Content" ObjectID="_1605509409" r:id="rId117"/>
        </w:objec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– сумарний момент двигуна та навантажувальної машини;</w:t>
      </w:r>
    </w:p>
    <w:p w:rsidR="00AE4733" w:rsidRDefault="00AE4733" w:rsidP="00B13054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BB2DF8">
        <w:rPr>
          <w:position w:val="-6"/>
        </w:rPr>
        <w:object w:dxaOrig="220" w:dyaOrig="240">
          <v:shape id="_x0000_i1074" type="#_x0000_t75" style="width:11.25pt;height:11.25pt" o:ole="">
            <v:imagedata r:id="rId118" o:title=""/>
          </v:shape>
          <o:OLEObject Type="Embed" ProgID="Equation.DSMT4" ShapeID="_x0000_i1074" DrawAspect="Content" ObjectID="_1605509410" r:id="rId119"/>
        </w:objec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– коефіцієнт в’язкого тертя, що визначає момент в’язкого тертя</w:t>
      </w:r>
    </w:p>
    <w:p w:rsidR="00AE4733" w:rsidRPr="00821DE1" w:rsidRDefault="00821DE1" w:rsidP="00821DE1">
      <w:pPr>
        <w:pStyle w:val="MTDisplayEquation"/>
        <w:rPr>
          <w:rFonts w:ascii="Times New Roman" w:hAnsi="Times New Roman" w:cs="Times New Roman"/>
          <w:sz w:val="26"/>
          <w:szCs w:val="26"/>
          <w:rPrChange w:id="113" w:author="Пользователь Windows" w:date="2018-12-04T08:23:00Z">
            <w:rPr>
              <w:rFonts w:ascii="Times New Roman" w:hAnsi="Times New Roman" w:cs="Times New Roman"/>
              <w:color w:val="000000"/>
              <w:sz w:val="28"/>
              <w:szCs w:val="28"/>
            </w:rPr>
          </w:rPrChange>
        </w:rPr>
      </w:pPr>
      <w:ins w:id="114" w:author="Пользователь Windows" w:date="2018-12-04T08:23:00Z">
        <w:r>
          <w:rPr>
            <w:rFonts w:ascii="Times New Roman" w:hAnsi="Times New Roman" w:cs="Times New Roman"/>
            <w:sz w:val="26"/>
            <w:szCs w:val="26"/>
          </w:rPr>
          <w:tab/>
        </w:r>
      </w:ins>
      <w:del w:id="115" w:author="Пользователь Windows" w:date="2018-12-04T08:23:00Z">
        <w:r w:rsidR="00AE4733" w:rsidRPr="00821DE1" w:rsidDel="00821DE1">
          <w:rPr>
            <w:rFonts w:ascii="Times New Roman" w:hAnsi="Times New Roman" w:cs="Times New Roman"/>
            <w:sz w:val="26"/>
            <w:szCs w:val="26"/>
            <w:rPrChange w:id="116" w:author="Пользователь Windows" w:date="2018-12-04T08:23:00Z">
              <w:rPr>
                <w:rFonts w:ascii="Times New Roman" w:hAnsi="Times New Roman"/>
                <w:color w:val="000000"/>
                <w:sz w:val="28"/>
                <w:szCs w:val="28"/>
              </w:rPr>
            </w:rPrChange>
          </w:rPr>
          <w:delText xml:space="preserve"> </w:delText>
        </w:r>
      </w:del>
      <w:r w:rsidRPr="00821DE1">
        <w:rPr>
          <w:rFonts w:ascii="Times New Roman" w:hAnsi="Times New Roman" w:cs="Times New Roman"/>
          <w:position w:val="-12"/>
          <w:sz w:val="26"/>
          <w:szCs w:val="26"/>
        </w:rPr>
        <w:object w:dxaOrig="1080" w:dyaOrig="380">
          <v:shape id="_x0000_i1075" type="#_x0000_t75" style="width:54pt;height:18pt" o:ole="">
            <v:imagedata r:id="rId120" o:title=""/>
          </v:shape>
          <o:OLEObject Type="Embed" ProgID="Equation.DSMT4" ShapeID="_x0000_i1075" DrawAspect="Content" ObjectID="_1605509411" r:id="rId121"/>
        </w:object>
      </w:r>
      <w:r w:rsidR="00AE4733" w:rsidRPr="00821DE1">
        <w:rPr>
          <w:rFonts w:ascii="Times New Roman" w:hAnsi="Times New Roman" w:cs="Times New Roman"/>
          <w:sz w:val="26"/>
          <w:szCs w:val="26"/>
          <w:rPrChange w:id="117" w:author="Пользователь Windows" w:date="2018-12-04T08:23:00Z">
            <w:rPr/>
          </w:rPrChange>
        </w:rPr>
        <w:tab/>
      </w:r>
      <w:del w:id="118" w:author="Пользователь Windows" w:date="2018-12-04T08:23:00Z">
        <w:r w:rsidR="00AE4733" w:rsidRPr="00821DE1" w:rsidDel="00821DE1">
          <w:rPr>
            <w:rFonts w:ascii="Times New Roman" w:hAnsi="Times New Roman" w:cs="Times New Roman"/>
            <w:sz w:val="26"/>
            <w:szCs w:val="26"/>
            <w:rPrChange w:id="119" w:author="Пользователь Windows" w:date="2018-12-04T08:23:00Z">
              <w:rPr/>
            </w:rPrChange>
          </w:rPr>
          <w:tab/>
        </w:r>
        <w:r w:rsidR="00AE4733" w:rsidRPr="00821DE1" w:rsidDel="00821DE1">
          <w:rPr>
            <w:rFonts w:ascii="Times New Roman" w:hAnsi="Times New Roman" w:cs="Times New Roman"/>
            <w:sz w:val="26"/>
            <w:szCs w:val="26"/>
            <w:rPrChange w:id="120" w:author="Пользователь Windows" w:date="2018-12-04T08:23:00Z">
              <w:rPr/>
            </w:rPrChange>
          </w:rPr>
          <w:tab/>
        </w:r>
        <w:r w:rsidR="00AE4733" w:rsidRPr="00821DE1" w:rsidDel="00821DE1">
          <w:rPr>
            <w:rFonts w:ascii="Times New Roman" w:hAnsi="Times New Roman" w:cs="Times New Roman"/>
            <w:sz w:val="26"/>
            <w:szCs w:val="26"/>
            <w:rPrChange w:id="121" w:author="Пользователь Windows" w:date="2018-12-04T08:23:00Z">
              <w:rPr/>
            </w:rPrChange>
          </w:rPr>
          <w:tab/>
        </w:r>
        <w:r w:rsidR="00AE4733" w:rsidRPr="00821DE1" w:rsidDel="00821DE1">
          <w:rPr>
            <w:rFonts w:ascii="Times New Roman" w:hAnsi="Times New Roman" w:cs="Times New Roman"/>
            <w:sz w:val="26"/>
            <w:szCs w:val="26"/>
            <w:rPrChange w:id="122" w:author="Пользователь Windows" w:date="2018-12-04T08:23:00Z">
              <w:rPr/>
            </w:rPrChange>
          </w:rPr>
          <w:tab/>
        </w:r>
        <w:r w:rsidR="00AE4733" w:rsidRPr="00821DE1" w:rsidDel="00821DE1">
          <w:rPr>
            <w:rFonts w:ascii="Times New Roman" w:hAnsi="Times New Roman" w:cs="Times New Roman"/>
            <w:sz w:val="26"/>
            <w:szCs w:val="26"/>
            <w:rPrChange w:id="123" w:author="Пользователь Windows" w:date="2018-12-04T08:23:00Z">
              <w:rPr/>
            </w:rPrChange>
          </w:rPr>
          <w:tab/>
        </w:r>
        <w:r w:rsidR="00AE4733" w:rsidRPr="00821DE1" w:rsidDel="00821DE1">
          <w:rPr>
            <w:rFonts w:ascii="Times New Roman" w:hAnsi="Times New Roman" w:cs="Times New Roman"/>
            <w:sz w:val="26"/>
            <w:szCs w:val="26"/>
            <w:rPrChange w:id="124" w:author="Пользователь Windows" w:date="2018-12-04T08:23:00Z">
              <w:rPr/>
            </w:rPrChange>
          </w:rPr>
          <w:tab/>
        </w:r>
        <w:r w:rsidR="00AE4733" w:rsidRPr="00821DE1" w:rsidDel="00821DE1">
          <w:rPr>
            <w:rFonts w:ascii="Times New Roman" w:hAnsi="Times New Roman" w:cs="Times New Roman"/>
            <w:sz w:val="26"/>
            <w:szCs w:val="26"/>
            <w:rPrChange w:id="125" w:author="Пользователь Windows" w:date="2018-12-04T08:23:00Z">
              <w:rPr/>
            </w:rPrChange>
          </w:rPr>
          <w:tab/>
        </w:r>
        <w:r w:rsidR="00631AED" w:rsidRPr="00821DE1" w:rsidDel="00821DE1">
          <w:rPr>
            <w:rFonts w:ascii="Times New Roman" w:hAnsi="Times New Roman" w:cs="Times New Roman"/>
            <w:sz w:val="26"/>
            <w:szCs w:val="26"/>
            <w:rPrChange w:id="126" w:author="Пользователь Windows" w:date="2018-12-04T08:23:00Z">
              <w:rPr/>
            </w:rPrChange>
          </w:rPr>
          <w:tab/>
        </w:r>
        <w:r w:rsidR="00AE4733" w:rsidRPr="00821DE1" w:rsidDel="00821DE1">
          <w:rPr>
            <w:rFonts w:ascii="Times New Roman" w:hAnsi="Times New Roman" w:cs="Times New Roman"/>
            <w:sz w:val="26"/>
            <w:szCs w:val="26"/>
            <w:rPrChange w:id="127" w:author="Пользователь Windows" w:date="2018-12-04T08:23:00Z">
              <w:rPr/>
            </w:rPrChange>
          </w:rPr>
          <w:tab/>
        </w:r>
        <w:r w:rsidR="00631AED" w:rsidRPr="00821DE1" w:rsidDel="00821DE1">
          <w:rPr>
            <w:rFonts w:ascii="Times New Roman" w:hAnsi="Times New Roman" w:cs="Times New Roman"/>
            <w:sz w:val="26"/>
            <w:szCs w:val="26"/>
            <w:rPrChange w:id="128" w:author="Пользователь Windows" w:date="2018-12-04T08:23:00Z">
              <w:rPr/>
            </w:rPrChange>
          </w:rPr>
          <w:delText xml:space="preserve">            </w:delText>
        </w:r>
      </w:del>
      <w:r w:rsidR="00AE4733" w:rsidRPr="00821DE1">
        <w:rPr>
          <w:rFonts w:ascii="Times New Roman" w:hAnsi="Times New Roman" w:cs="Times New Roman"/>
          <w:sz w:val="26"/>
          <w:szCs w:val="26"/>
          <w:rPrChange w:id="129" w:author="Пользователь Windows" w:date="2018-12-04T08:23:00Z">
            <w:rPr>
              <w:rFonts w:ascii="Times New Roman" w:hAnsi="Times New Roman" w:cs="Times New Roman"/>
              <w:sz w:val="28"/>
              <w:szCs w:val="28"/>
            </w:rPr>
          </w:rPrChange>
        </w:rPr>
        <w:t>(</w:t>
      </w:r>
      <w:r w:rsidR="00631AED" w:rsidRPr="00821DE1">
        <w:rPr>
          <w:rFonts w:ascii="Times New Roman" w:hAnsi="Times New Roman" w:cs="Times New Roman"/>
          <w:sz w:val="26"/>
          <w:szCs w:val="26"/>
          <w:rPrChange w:id="130" w:author="Пользователь Windows" w:date="2018-12-04T08:23:00Z">
            <w:rPr>
              <w:rFonts w:ascii="Times New Roman" w:hAnsi="Times New Roman" w:cs="Times New Roman"/>
              <w:sz w:val="28"/>
              <w:szCs w:val="28"/>
            </w:rPr>
          </w:rPrChange>
        </w:rPr>
        <w:t>5.12</w:t>
      </w:r>
      <w:r w:rsidR="00AE4733" w:rsidRPr="00821DE1">
        <w:rPr>
          <w:rFonts w:ascii="Times New Roman" w:hAnsi="Times New Roman" w:cs="Times New Roman"/>
          <w:sz w:val="26"/>
          <w:szCs w:val="26"/>
          <w:rPrChange w:id="131" w:author="Пользователь Windows" w:date="2018-12-04T08:23:00Z">
            <w:rPr>
              <w:rFonts w:ascii="Times New Roman" w:hAnsi="Times New Roman" w:cs="Times New Roman"/>
              <w:sz w:val="28"/>
              <w:szCs w:val="28"/>
            </w:rPr>
          </w:rPrChange>
        </w:rPr>
        <w:t>)</w:t>
      </w:r>
    </w:p>
    <w:p w:rsidR="00821DE1" w:rsidRDefault="00AE4733">
      <w:pPr>
        <w:autoSpaceDE w:val="0"/>
        <w:autoSpaceDN w:val="0"/>
        <w:adjustRightInd w:val="0"/>
        <w:spacing w:after="0" w:line="360" w:lineRule="auto"/>
        <w:ind w:firstLine="567"/>
        <w:rPr>
          <w:ins w:id="132" w:author="Пользователь Windows" w:date="2018-12-04T08:24:00Z"/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BB2DF8">
        <w:rPr>
          <w:rFonts w:ascii="Times New Roman" w:hAnsi="Times New Roman" w:cs="Times New Roman"/>
          <w:position w:val="-12"/>
          <w:sz w:val="28"/>
          <w:szCs w:val="28"/>
        </w:rPr>
        <w:object w:dxaOrig="279" w:dyaOrig="380">
          <v:shape id="_x0000_i1076" type="#_x0000_t75" style="width:14.25pt;height:18pt" o:ole="">
            <v:imagedata r:id="rId122" o:title=""/>
          </v:shape>
          <o:OLEObject Type="Embed" ProgID="Equation.DSMT4" ShapeID="_x0000_i1076" DrawAspect="Content" ObjectID="_1605509412" r:id="rId123"/>
        </w:object>
      </w:r>
      <w:r w:rsidRPr="00BB2DF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коефіцієнт сухого тертя, що визначає момент сухого тертя у вигляді</w:t>
      </w:r>
      <w:r w:rsidRPr="00BB2DF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:rsidR="00AE4733" w:rsidRPr="00821DE1" w:rsidRDefault="00821DE1">
      <w:pPr>
        <w:pStyle w:val="MTDisplayEquation"/>
        <w:rPr>
          <w:rFonts w:ascii="Times New Roman" w:hAnsi="Times New Roman" w:cs="Times New Roman"/>
          <w:sz w:val="26"/>
          <w:szCs w:val="26"/>
          <w:rPrChange w:id="133" w:author="Пользователь Windows" w:date="2018-12-04T08:24:00Z">
            <w:rPr>
              <w:rFonts w:ascii="Times New Roman" w:hAnsi="Times New Roman" w:cs="Times New Roman"/>
              <w:color w:val="000000"/>
              <w:sz w:val="28"/>
              <w:szCs w:val="28"/>
              <w:lang w:val="uk-UA"/>
            </w:rPr>
          </w:rPrChange>
        </w:rPr>
        <w:pPrChange w:id="134" w:author="Пользователь Windows" w:date="2018-12-04T08:24:00Z">
          <w:pPr>
            <w:autoSpaceDE w:val="0"/>
            <w:autoSpaceDN w:val="0"/>
            <w:adjustRightInd w:val="0"/>
            <w:spacing w:after="0" w:line="360" w:lineRule="auto"/>
            <w:ind w:firstLine="567"/>
          </w:pPr>
        </w:pPrChange>
      </w:pPr>
      <w:ins w:id="135" w:author="Пользователь Windows" w:date="2018-12-04T08:24:00Z">
        <w:r w:rsidRPr="00821DE1">
          <w:rPr>
            <w:rFonts w:ascii="Times New Roman" w:hAnsi="Times New Roman" w:cs="Times New Roman"/>
            <w:sz w:val="26"/>
            <w:szCs w:val="26"/>
            <w:rPrChange w:id="136" w:author="Пользователь Windows" w:date="2018-12-04T08:24:00Z"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rPrChange>
          </w:rPr>
          <w:tab/>
        </w:r>
      </w:ins>
      <w:r w:rsidR="00AE4733" w:rsidRPr="00821DE1">
        <w:rPr>
          <w:rFonts w:ascii="Times New Roman" w:hAnsi="Times New Roman" w:cs="Times New Roman"/>
          <w:sz w:val="26"/>
          <w:szCs w:val="26"/>
          <w:rPrChange w:id="137" w:author="Пользователь Windows" w:date="2018-12-04T08:24:00Z">
            <w:rPr>
              <w:rFonts w:ascii="Times New Roman" w:hAnsi="Times New Roman" w:cs="Times New Roman"/>
              <w:sz w:val="26"/>
              <w:szCs w:val="26"/>
            </w:rPr>
          </w:rPrChange>
        </w:rPr>
        <w:object w:dxaOrig="1980" w:dyaOrig="380">
          <v:shape id="_x0000_i1077" type="#_x0000_t75" style="width:99pt;height:18pt" o:ole="">
            <v:imagedata r:id="rId124" o:title=""/>
          </v:shape>
          <o:OLEObject Type="Embed" ProgID="Equation.DSMT4" ShapeID="_x0000_i1077" DrawAspect="Content" ObjectID="_1605509413" r:id="rId125"/>
        </w:object>
      </w:r>
      <w:del w:id="138" w:author="Пользователь Windows" w:date="2018-12-04T08:24:00Z">
        <w:r w:rsidR="0045114D" w:rsidRPr="00821DE1" w:rsidDel="00821DE1">
          <w:rPr>
            <w:rFonts w:ascii="Times New Roman" w:hAnsi="Times New Roman" w:cs="Times New Roman"/>
            <w:sz w:val="26"/>
            <w:szCs w:val="26"/>
            <w:rPrChange w:id="139" w:author="Пользователь Windows" w:date="2018-12-04T08:24:00Z">
              <w:rPr/>
            </w:rPrChange>
          </w:rPr>
          <w:tab/>
        </w:r>
        <w:r w:rsidR="0045114D" w:rsidRPr="00821DE1" w:rsidDel="00821DE1">
          <w:rPr>
            <w:rFonts w:ascii="Times New Roman" w:hAnsi="Times New Roman" w:cs="Times New Roman"/>
            <w:sz w:val="26"/>
            <w:szCs w:val="26"/>
            <w:rPrChange w:id="140" w:author="Пользователь Windows" w:date="2018-12-04T08:24:00Z">
              <w:rPr/>
            </w:rPrChange>
          </w:rPr>
          <w:tab/>
        </w:r>
        <w:r w:rsidR="0045114D" w:rsidRPr="00821DE1" w:rsidDel="00821DE1">
          <w:rPr>
            <w:rFonts w:ascii="Times New Roman" w:hAnsi="Times New Roman" w:cs="Times New Roman"/>
            <w:sz w:val="26"/>
            <w:szCs w:val="26"/>
            <w:rPrChange w:id="141" w:author="Пользователь Windows" w:date="2018-12-04T08:24:00Z">
              <w:rPr/>
            </w:rPrChange>
          </w:rPr>
          <w:tab/>
        </w:r>
        <w:r w:rsidR="0045114D" w:rsidRPr="00821DE1" w:rsidDel="00821DE1">
          <w:rPr>
            <w:rFonts w:ascii="Times New Roman" w:hAnsi="Times New Roman" w:cs="Times New Roman"/>
            <w:sz w:val="26"/>
            <w:szCs w:val="26"/>
            <w:rPrChange w:id="142" w:author="Пользователь Windows" w:date="2018-12-04T08:24:00Z">
              <w:rPr/>
            </w:rPrChange>
          </w:rPr>
          <w:tab/>
        </w:r>
        <w:r w:rsidR="0045114D" w:rsidRPr="00821DE1" w:rsidDel="00821DE1">
          <w:rPr>
            <w:rFonts w:ascii="Times New Roman" w:hAnsi="Times New Roman" w:cs="Times New Roman"/>
            <w:sz w:val="26"/>
            <w:szCs w:val="26"/>
            <w:rPrChange w:id="143" w:author="Пользователь Windows" w:date="2018-12-04T08:24:00Z">
              <w:rPr/>
            </w:rPrChange>
          </w:rPr>
          <w:tab/>
        </w:r>
        <w:r w:rsidR="0045114D" w:rsidRPr="00821DE1" w:rsidDel="00821DE1">
          <w:rPr>
            <w:rFonts w:ascii="Times New Roman" w:hAnsi="Times New Roman" w:cs="Times New Roman"/>
            <w:sz w:val="26"/>
            <w:szCs w:val="26"/>
            <w:rPrChange w:id="144" w:author="Пользователь Windows" w:date="2018-12-04T08:24:00Z">
              <w:rPr/>
            </w:rPrChange>
          </w:rPr>
          <w:tab/>
        </w:r>
        <w:r w:rsidR="0045114D" w:rsidRPr="00821DE1" w:rsidDel="00821DE1">
          <w:rPr>
            <w:rFonts w:ascii="Times New Roman" w:hAnsi="Times New Roman" w:cs="Times New Roman"/>
            <w:sz w:val="26"/>
            <w:szCs w:val="26"/>
            <w:rPrChange w:id="145" w:author="Пользователь Windows" w:date="2018-12-04T08:24:00Z">
              <w:rPr/>
            </w:rPrChange>
          </w:rPr>
          <w:tab/>
        </w:r>
        <w:r w:rsidR="0045114D" w:rsidRPr="00821DE1" w:rsidDel="00821DE1">
          <w:rPr>
            <w:rFonts w:ascii="Times New Roman" w:hAnsi="Times New Roman" w:cs="Times New Roman"/>
            <w:sz w:val="26"/>
            <w:szCs w:val="26"/>
            <w:rPrChange w:id="146" w:author="Пользователь Windows" w:date="2018-12-04T08:24:00Z">
              <w:rPr/>
            </w:rPrChange>
          </w:rPr>
          <w:tab/>
        </w:r>
        <w:r w:rsidR="0045114D" w:rsidRPr="00821DE1" w:rsidDel="00821DE1">
          <w:rPr>
            <w:rFonts w:ascii="Times New Roman" w:hAnsi="Times New Roman" w:cs="Times New Roman"/>
            <w:sz w:val="26"/>
            <w:szCs w:val="26"/>
            <w:rPrChange w:id="147" w:author="Пользователь Windows" w:date="2018-12-04T08:24:00Z">
              <w:rPr/>
            </w:rPrChange>
          </w:rPr>
          <w:tab/>
        </w:r>
        <w:r w:rsidR="00AE4733" w:rsidRPr="00821DE1" w:rsidDel="00821DE1">
          <w:rPr>
            <w:rFonts w:ascii="Times New Roman" w:hAnsi="Times New Roman" w:cs="Times New Roman"/>
            <w:sz w:val="26"/>
            <w:szCs w:val="26"/>
            <w:rPrChange w:id="148" w:author="Пользователь Windows" w:date="2018-12-04T08:24:00Z">
              <w:rPr/>
            </w:rPrChange>
          </w:rPr>
          <w:tab/>
        </w:r>
        <w:r w:rsidR="0045114D" w:rsidRPr="00821DE1" w:rsidDel="00821DE1">
          <w:rPr>
            <w:rFonts w:ascii="Times New Roman" w:hAnsi="Times New Roman" w:cs="Times New Roman"/>
            <w:sz w:val="26"/>
            <w:szCs w:val="26"/>
            <w:rPrChange w:id="149" w:author="Пользователь Windows" w:date="2018-12-04T08:24:00Z">
              <w:rPr/>
            </w:rPrChange>
          </w:rPr>
          <w:delText xml:space="preserve">           </w:delText>
        </w:r>
      </w:del>
      <w:ins w:id="150" w:author="Пользователь Windows" w:date="2018-12-04T08:24:00Z">
        <w:r w:rsidRPr="00821DE1">
          <w:rPr>
            <w:rFonts w:ascii="Times New Roman" w:hAnsi="Times New Roman" w:cs="Times New Roman"/>
            <w:sz w:val="26"/>
            <w:szCs w:val="26"/>
            <w:rPrChange w:id="151" w:author="Пользователь Windows" w:date="2018-12-04T08:24:00Z">
              <w:rPr/>
            </w:rPrChange>
          </w:rPr>
          <w:tab/>
        </w:r>
      </w:ins>
      <w:del w:id="152" w:author="Пользователь Windows" w:date="2018-12-04T08:24:00Z">
        <w:r w:rsidR="0045114D" w:rsidRPr="00821DE1" w:rsidDel="00821DE1">
          <w:rPr>
            <w:rFonts w:ascii="Times New Roman" w:hAnsi="Times New Roman" w:cs="Times New Roman"/>
            <w:sz w:val="26"/>
            <w:szCs w:val="26"/>
            <w:rPrChange w:id="153" w:author="Пользователь Windows" w:date="2018-12-04T08:24:00Z">
              <w:rPr/>
            </w:rPrChange>
          </w:rPr>
          <w:delText xml:space="preserve"> </w:delText>
        </w:r>
      </w:del>
      <w:r w:rsidR="00AE4733" w:rsidRPr="00821DE1">
        <w:rPr>
          <w:rFonts w:ascii="Times New Roman" w:hAnsi="Times New Roman" w:cs="Times New Roman"/>
          <w:sz w:val="26"/>
          <w:szCs w:val="26"/>
          <w:rPrChange w:id="154" w:author="Пользователь Windows" w:date="2018-12-04T08:24:00Z">
            <w:rPr>
              <w:rFonts w:ascii="Times New Roman" w:hAnsi="Times New Roman" w:cs="Times New Roman"/>
              <w:sz w:val="28"/>
              <w:szCs w:val="28"/>
            </w:rPr>
          </w:rPrChange>
        </w:rPr>
        <w:t>(</w:t>
      </w:r>
      <w:r w:rsidR="00631AED" w:rsidRPr="00821DE1">
        <w:rPr>
          <w:rFonts w:ascii="Times New Roman" w:hAnsi="Times New Roman" w:cs="Times New Roman"/>
          <w:sz w:val="26"/>
          <w:szCs w:val="26"/>
          <w:rPrChange w:id="155" w:author="Пользователь Windows" w:date="2018-12-04T08:24:00Z">
            <w:rPr>
              <w:rFonts w:ascii="Times New Roman" w:hAnsi="Times New Roman" w:cs="Times New Roman"/>
              <w:sz w:val="28"/>
              <w:szCs w:val="28"/>
            </w:rPr>
          </w:rPrChange>
        </w:rPr>
        <w:t>5.13</w:t>
      </w:r>
      <w:r w:rsidR="00AE4733" w:rsidRPr="00821DE1">
        <w:rPr>
          <w:rFonts w:ascii="Times New Roman" w:hAnsi="Times New Roman" w:cs="Times New Roman"/>
          <w:sz w:val="26"/>
          <w:szCs w:val="26"/>
          <w:rPrChange w:id="156" w:author="Пользователь Windows" w:date="2018-12-04T08:24:00Z">
            <w:rPr>
              <w:rFonts w:ascii="Times New Roman" w:hAnsi="Times New Roman" w:cs="Times New Roman"/>
              <w:sz w:val="28"/>
              <w:szCs w:val="28"/>
            </w:rPr>
          </w:rPrChange>
        </w:rPr>
        <w:t>)</w:t>
      </w:r>
    </w:p>
    <w:p w:rsidR="00AE4733" w:rsidRDefault="00AE4733" w:rsidP="00B13054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>Рівняння руху для системи, що показана на рис.</w:t>
      </w:r>
      <w:r w:rsidR="00F326D2" w:rsidRPr="00006FCB">
        <w:rPr>
          <w:rFonts w:ascii="Times New Roman" w:hAnsi="Times New Roman"/>
          <w:color w:val="000000"/>
          <w:sz w:val="28"/>
          <w:szCs w:val="28"/>
          <w:lang w:val="uk-UA"/>
        </w:rPr>
        <w:t>5.6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запишеться у вигляді </w:t>
      </w:r>
    </w:p>
    <w:p w:rsidR="00AE4733" w:rsidRPr="00821DE1" w:rsidRDefault="00821DE1" w:rsidP="00821DE1">
      <w:pPr>
        <w:pStyle w:val="MTDisplayEquation"/>
        <w:rPr>
          <w:rFonts w:ascii="Times New Roman" w:hAnsi="Times New Roman" w:cs="Times New Roman"/>
          <w:sz w:val="26"/>
          <w:szCs w:val="26"/>
          <w:rPrChange w:id="157" w:author="Пользователь Windows" w:date="2018-12-04T08:25:00Z">
            <w:rPr>
              <w:rFonts w:ascii="Times New Roman" w:hAnsi="Times New Roman" w:cs="Times New Roman"/>
              <w:color w:val="000000"/>
              <w:sz w:val="28"/>
              <w:szCs w:val="28"/>
            </w:rPr>
          </w:rPrChange>
        </w:rPr>
      </w:pPr>
      <w:ins w:id="158" w:author="Пользователь Windows" w:date="2018-12-04T08:25:00Z">
        <w:r>
          <w:rPr>
            <w:rFonts w:ascii="Times New Roman" w:hAnsi="Times New Roman" w:cs="Times New Roman"/>
            <w:sz w:val="26"/>
            <w:szCs w:val="26"/>
          </w:rPr>
          <w:tab/>
        </w:r>
      </w:ins>
      <w:r w:rsidRPr="00821DE1">
        <w:rPr>
          <w:rFonts w:ascii="Times New Roman" w:hAnsi="Times New Roman" w:cs="Times New Roman"/>
          <w:position w:val="-38"/>
          <w:sz w:val="26"/>
          <w:szCs w:val="26"/>
        </w:rPr>
        <w:object w:dxaOrig="4180" w:dyaOrig="900">
          <v:shape id="_x0000_i1078" type="#_x0000_t75" style="width:208.5pt;height:44.25pt" o:ole="">
            <v:imagedata r:id="rId126" o:title=""/>
          </v:shape>
          <o:OLEObject Type="Embed" ProgID="Equation.DSMT4" ShapeID="_x0000_i1078" DrawAspect="Content" ObjectID="_1605509414" r:id="rId127"/>
        </w:object>
      </w:r>
      <w:ins w:id="159" w:author="Пользователь Windows" w:date="2018-12-04T08:25:00Z">
        <w:r w:rsidRPr="00821DE1">
          <w:rPr>
            <w:rFonts w:ascii="Times New Roman" w:hAnsi="Times New Roman" w:cs="Times New Roman"/>
            <w:sz w:val="26"/>
            <w:szCs w:val="26"/>
            <w:rPrChange w:id="160" w:author="Пользователь Windows" w:date="2018-12-04T08:25:00Z">
              <w:rPr/>
            </w:rPrChange>
          </w:rPr>
          <w:tab/>
        </w:r>
      </w:ins>
      <w:del w:id="161" w:author="Пользователь Windows" w:date="2018-12-04T08:25:00Z">
        <w:r w:rsidR="0045114D" w:rsidRPr="00821DE1" w:rsidDel="00821DE1">
          <w:rPr>
            <w:rFonts w:ascii="Times New Roman" w:hAnsi="Times New Roman" w:cs="Times New Roman"/>
            <w:sz w:val="26"/>
            <w:szCs w:val="26"/>
            <w:rPrChange w:id="162" w:author="Пользователь Windows" w:date="2018-12-04T08:25:00Z">
              <w:rPr/>
            </w:rPrChange>
          </w:rPr>
          <w:tab/>
        </w:r>
        <w:r w:rsidR="0045114D" w:rsidRPr="00821DE1" w:rsidDel="00821DE1">
          <w:rPr>
            <w:rFonts w:ascii="Times New Roman" w:hAnsi="Times New Roman" w:cs="Times New Roman"/>
            <w:sz w:val="26"/>
            <w:szCs w:val="26"/>
            <w:rPrChange w:id="163" w:author="Пользователь Windows" w:date="2018-12-04T08:25:00Z">
              <w:rPr/>
            </w:rPrChange>
          </w:rPr>
          <w:tab/>
        </w:r>
        <w:r w:rsidR="0045114D" w:rsidRPr="00821DE1" w:rsidDel="00821DE1">
          <w:rPr>
            <w:rFonts w:ascii="Times New Roman" w:hAnsi="Times New Roman" w:cs="Times New Roman"/>
            <w:sz w:val="26"/>
            <w:szCs w:val="26"/>
            <w:rPrChange w:id="164" w:author="Пользователь Windows" w:date="2018-12-04T08:25:00Z">
              <w:rPr/>
            </w:rPrChange>
          </w:rPr>
          <w:tab/>
        </w:r>
        <w:r w:rsidR="0045114D" w:rsidRPr="00821DE1" w:rsidDel="00821DE1">
          <w:rPr>
            <w:rFonts w:ascii="Times New Roman" w:hAnsi="Times New Roman" w:cs="Times New Roman"/>
            <w:sz w:val="26"/>
            <w:szCs w:val="26"/>
            <w:rPrChange w:id="165" w:author="Пользователь Windows" w:date="2018-12-04T08:25:00Z">
              <w:rPr/>
            </w:rPrChange>
          </w:rPr>
          <w:tab/>
        </w:r>
        <w:r w:rsidR="0045114D" w:rsidRPr="00821DE1" w:rsidDel="00821DE1">
          <w:rPr>
            <w:rFonts w:ascii="Times New Roman" w:hAnsi="Times New Roman" w:cs="Times New Roman"/>
            <w:sz w:val="26"/>
            <w:szCs w:val="26"/>
            <w:rPrChange w:id="166" w:author="Пользователь Windows" w:date="2018-12-04T08:25:00Z">
              <w:rPr/>
            </w:rPrChange>
          </w:rPr>
          <w:tab/>
          <w:delText xml:space="preserve">            </w:delText>
        </w:r>
      </w:del>
      <w:r w:rsidR="00AE4733" w:rsidRPr="00821DE1">
        <w:rPr>
          <w:rFonts w:ascii="Times New Roman" w:hAnsi="Times New Roman" w:cs="Times New Roman"/>
          <w:sz w:val="26"/>
          <w:szCs w:val="26"/>
          <w:rPrChange w:id="167" w:author="Пользователь Windows" w:date="2018-12-04T08:25:00Z">
            <w:rPr>
              <w:rFonts w:ascii="Times New Roman" w:hAnsi="Times New Roman" w:cs="Times New Roman"/>
              <w:sz w:val="28"/>
              <w:szCs w:val="28"/>
            </w:rPr>
          </w:rPrChange>
        </w:rPr>
        <w:t>(</w:t>
      </w:r>
      <w:r w:rsidR="00631AED" w:rsidRPr="00821DE1">
        <w:rPr>
          <w:rFonts w:ascii="Times New Roman" w:hAnsi="Times New Roman" w:cs="Times New Roman"/>
          <w:sz w:val="26"/>
          <w:szCs w:val="26"/>
          <w:rPrChange w:id="168" w:author="Пользователь Windows" w:date="2018-12-04T08:25:00Z">
            <w:rPr>
              <w:rFonts w:ascii="Times New Roman" w:hAnsi="Times New Roman" w:cs="Times New Roman"/>
              <w:sz w:val="28"/>
              <w:szCs w:val="28"/>
            </w:rPr>
          </w:rPrChange>
        </w:rPr>
        <w:t>5.14</w:t>
      </w:r>
      <w:r w:rsidR="00AE4733" w:rsidRPr="00821DE1">
        <w:rPr>
          <w:rFonts w:ascii="Times New Roman" w:hAnsi="Times New Roman" w:cs="Times New Roman"/>
          <w:sz w:val="26"/>
          <w:szCs w:val="26"/>
          <w:rPrChange w:id="169" w:author="Пользователь Windows" w:date="2018-12-04T08:25:00Z">
            <w:rPr>
              <w:rFonts w:ascii="Times New Roman" w:hAnsi="Times New Roman" w:cs="Times New Roman"/>
              <w:sz w:val="28"/>
              <w:szCs w:val="28"/>
            </w:rPr>
          </w:rPrChange>
        </w:rPr>
        <w:t>)</w:t>
      </w:r>
    </w:p>
    <w:p w:rsidR="00AE4733" w:rsidRPr="001B79D1" w:rsidRDefault="001B79D1">
      <w:pPr>
        <w:pStyle w:val="MTDisplayEquation"/>
        <w:rPr>
          <w:rFonts w:ascii="Times New Roman" w:hAnsi="Times New Roman" w:cs="Times New Roman"/>
          <w:sz w:val="26"/>
          <w:szCs w:val="26"/>
        </w:rPr>
        <w:pPrChange w:id="170" w:author="Пользователь Windows" w:date="2018-12-04T08:26:00Z">
          <w:pPr>
            <w:autoSpaceDE w:val="0"/>
            <w:autoSpaceDN w:val="0"/>
            <w:adjustRightInd w:val="0"/>
            <w:spacing w:after="0" w:line="360" w:lineRule="auto"/>
            <w:ind w:firstLine="567"/>
          </w:pPr>
        </w:pPrChange>
      </w:pPr>
      <w:r>
        <w:rPr>
          <w:rFonts w:ascii="Times New Roman" w:hAnsi="Times New Roman" w:cs="Times New Roman"/>
          <w:sz w:val="26"/>
          <w:szCs w:val="26"/>
        </w:rPr>
        <w:tab/>
      </w:r>
      <w:r w:rsidRPr="001B79D1">
        <w:rPr>
          <w:rFonts w:ascii="Times New Roman" w:hAnsi="Times New Roman" w:cs="Times New Roman"/>
          <w:position w:val="-66"/>
          <w:sz w:val="26"/>
          <w:szCs w:val="26"/>
        </w:rPr>
        <w:object w:dxaOrig="1700" w:dyaOrig="1540">
          <v:shape id="_x0000_i1079" type="#_x0000_t75" style="width:84pt;height:78pt" o:ole="">
            <v:imagedata r:id="rId128" o:title=""/>
          </v:shape>
          <o:OLEObject Type="Embed" ProgID="Equation.DSMT4" ShapeID="_x0000_i1079" DrawAspect="Content" ObjectID="_1605509415" r:id="rId129"/>
        </w:object>
      </w:r>
      <w:r w:rsidR="0045114D" w:rsidRPr="001B79D1">
        <w:rPr>
          <w:rFonts w:ascii="Times New Roman" w:hAnsi="Times New Roman" w:cs="Times New Roman"/>
          <w:sz w:val="26"/>
          <w:szCs w:val="26"/>
        </w:rPr>
        <w:tab/>
      </w:r>
      <w:del w:id="171" w:author="Пользователь Windows" w:date="2018-12-04T08:26:00Z">
        <w:r w:rsidR="0045114D" w:rsidRPr="001B79D1" w:rsidDel="001B79D1">
          <w:rPr>
            <w:rFonts w:ascii="Times New Roman" w:hAnsi="Times New Roman" w:cs="Times New Roman"/>
            <w:sz w:val="26"/>
            <w:szCs w:val="26"/>
          </w:rPr>
          <w:tab/>
        </w:r>
        <w:r w:rsidR="0045114D" w:rsidRPr="001B79D1" w:rsidDel="001B79D1">
          <w:rPr>
            <w:rFonts w:ascii="Times New Roman" w:hAnsi="Times New Roman" w:cs="Times New Roman"/>
            <w:sz w:val="26"/>
            <w:szCs w:val="26"/>
          </w:rPr>
          <w:tab/>
        </w:r>
        <w:r w:rsidR="0045114D" w:rsidRPr="001B79D1" w:rsidDel="001B79D1">
          <w:rPr>
            <w:rFonts w:ascii="Times New Roman" w:hAnsi="Times New Roman" w:cs="Times New Roman"/>
            <w:sz w:val="26"/>
            <w:szCs w:val="26"/>
          </w:rPr>
          <w:tab/>
        </w:r>
        <w:r w:rsidR="0045114D" w:rsidRPr="001B79D1" w:rsidDel="001B79D1">
          <w:rPr>
            <w:rFonts w:ascii="Times New Roman" w:hAnsi="Times New Roman" w:cs="Times New Roman"/>
            <w:sz w:val="26"/>
            <w:szCs w:val="26"/>
          </w:rPr>
          <w:tab/>
        </w:r>
        <w:r w:rsidR="0045114D" w:rsidRPr="001B79D1" w:rsidDel="001B79D1">
          <w:rPr>
            <w:rFonts w:ascii="Times New Roman" w:hAnsi="Times New Roman" w:cs="Times New Roman"/>
            <w:sz w:val="26"/>
            <w:szCs w:val="26"/>
          </w:rPr>
          <w:tab/>
        </w:r>
        <w:r w:rsidR="0045114D" w:rsidRPr="001B79D1" w:rsidDel="001B79D1">
          <w:rPr>
            <w:rFonts w:ascii="Times New Roman" w:hAnsi="Times New Roman" w:cs="Times New Roman"/>
            <w:sz w:val="26"/>
            <w:szCs w:val="26"/>
          </w:rPr>
          <w:tab/>
        </w:r>
        <w:r w:rsidR="0045114D" w:rsidRPr="001B79D1" w:rsidDel="001B79D1">
          <w:rPr>
            <w:rFonts w:ascii="Times New Roman" w:hAnsi="Times New Roman" w:cs="Times New Roman"/>
            <w:sz w:val="26"/>
            <w:szCs w:val="26"/>
          </w:rPr>
          <w:tab/>
        </w:r>
        <w:r w:rsidR="0045114D" w:rsidRPr="001B79D1" w:rsidDel="001B79D1">
          <w:rPr>
            <w:rFonts w:ascii="Times New Roman" w:hAnsi="Times New Roman" w:cs="Times New Roman"/>
            <w:sz w:val="26"/>
            <w:szCs w:val="26"/>
          </w:rPr>
          <w:tab/>
          <w:delText xml:space="preserve">        </w:delText>
        </w:r>
      </w:del>
      <w:r w:rsidR="00AE4733" w:rsidRPr="001B79D1">
        <w:rPr>
          <w:rFonts w:ascii="Times New Roman" w:hAnsi="Times New Roman" w:cs="Times New Roman"/>
          <w:sz w:val="26"/>
          <w:szCs w:val="26"/>
        </w:rPr>
        <w:t>(</w:t>
      </w:r>
      <w:r w:rsidR="00631AED" w:rsidRPr="001B79D1">
        <w:rPr>
          <w:rFonts w:ascii="Times New Roman" w:hAnsi="Times New Roman" w:cs="Times New Roman"/>
          <w:sz w:val="26"/>
          <w:szCs w:val="26"/>
        </w:rPr>
        <w:t>5.15</w:t>
      </w:r>
      <w:r w:rsidR="00AE4733" w:rsidRPr="001B79D1">
        <w:rPr>
          <w:rFonts w:ascii="Times New Roman" w:hAnsi="Times New Roman" w:cs="Times New Roman"/>
          <w:sz w:val="26"/>
          <w:szCs w:val="26"/>
        </w:rPr>
        <w:t>)</w:t>
      </w:r>
    </w:p>
    <w:p w:rsidR="00AE4733" w:rsidRDefault="00AE4733" w:rsidP="00B13054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Оскільки похибка регулювання </w:t>
      </w:r>
      <w:r w:rsidRPr="00610F3C">
        <w:rPr>
          <w:rFonts w:ascii="Times New Roman" w:hAnsi="Times New Roman"/>
          <w:color w:val="000000"/>
          <w:position w:val="-16"/>
          <w:sz w:val="28"/>
          <w:szCs w:val="28"/>
          <w:lang w:val="uk-UA"/>
        </w:rPr>
        <w:object w:dxaOrig="279" w:dyaOrig="440">
          <v:shape id="_x0000_i1080" type="#_x0000_t75" style="width:14.25pt;height:21.75pt" o:ole="">
            <v:imagedata r:id="rId130" o:title=""/>
          </v:shape>
          <o:OLEObject Type="Embed" ProgID="Equation.DSMT4" ShapeID="_x0000_i1080" DrawAspect="Content" ObjectID="_1605509416" r:id="rId131"/>
        </w:objec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швидко затухає в нуль у відповідності до динамічної поведінки контуру регулювання струму, то з рис.</w:t>
      </w:r>
      <w:r w:rsidR="00F326D2" w:rsidRPr="00006FCB">
        <w:rPr>
          <w:rFonts w:ascii="Times New Roman" w:hAnsi="Times New Roman"/>
          <w:color w:val="000000"/>
          <w:sz w:val="28"/>
          <w:szCs w:val="28"/>
          <w:lang w:val="uk-UA"/>
        </w:rPr>
        <w:t>5.6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та </w:t>
      </w:r>
      <w:r w:rsidR="00006FCB">
        <w:rPr>
          <w:rFonts w:ascii="Times New Roman" w:hAnsi="Times New Roman"/>
          <w:color w:val="000000"/>
          <w:sz w:val="28"/>
          <w:szCs w:val="28"/>
          <w:lang w:val="uk-UA"/>
        </w:rPr>
        <w:t>(</w:t>
      </w:r>
      <w:r w:rsidR="00631AED" w:rsidRPr="00006FCB">
        <w:rPr>
          <w:rFonts w:ascii="Times New Roman" w:hAnsi="Times New Roman"/>
          <w:color w:val="000000"/>
          <w:sz w:val="28"/>
          <w:szCs w:val="28"/>
          <w:lang w:val="uk-UA"/>
        </w:rPr>
        <w:t>5.14</w:t>
      </w:r>
      <w:r w:rsidR="00006FCB">
        <w:rPr>
          <w:rFonts w:ascii="Times New Roman" w:hAnsi="Times New Roman"/>
          <w:color w:val="000000"/>
          <w:sz w:val="28"/>
          <w:szCs w:val="28"/>
          <w:lang w:val="uk-UA"/>
        </w:rPr>
        <w:t>)</w:t>
      </w:r>
      <w:r w:rsidRPr="00006FCB">
        <w:rPr>
          <w:rFonts w:ascii="Times New Roman" w:hAnsi="Times New Roman"/>
          <w:color w:val="000000"/>
          <w:sz w:val="28"/>
          <w:szCs w:val="28"/>
          <w:lang w:val="uk-UA"/>
        </w:rPr>
        <w:t>-</w:t>
      </w:r>
      <w:r w:rsidR="00006FCB">
        <w:rPr>
          <w:rFonts w:ascii="Times New Roman" w:hAnsi="Times New Roman"/>
          <w:color w:val="000000"/>
          <w:sz w:val="28"/>
          <w:szCs w:val="28"/>
          <w:lang w:val="uk-UA"/>
        </w:rPr>
        <w:t>(</w:t>
      </w:r>
      <w:r w:rsidR="00631AED" w:rsidRPr="00006FCB">
        <w:rPr>
          <w:rFonts w:ascii="Times New Roman" w:hAnsi="Times New Roman"/>
          <w:color w:val="000000"/>
          <w:sz w:val="28"/>
          <w:szCs w:val="28"/>
          <w:lang w:val="uk-UA"/>
        </w:rPr>
        <w:t>5.15</w:t>
      </w:r>
      <w:r w:rsidR="00006FCB">
        <w:rPr>
          <w:rFonts w:ascii="Times New Roman" w:hAnsi="Times New Roman"/>
          <w:color w:val="000000"/>
          <w:sz w:val="28"/>
          <w:szCs w:val="28"/>
          <w:lang w:val="uk-UA"/>
        </w:rPr>
        <w:t>)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отримаємо структуру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uk-UA"/>
        </w:rPr>
        <w:t>одномасового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електромеханічного об’єкту, яка зображена на рис.</w:t>
      </w:r>
      <w:r w:rsidR="00F326D2" w:rsidRPr="00006FCB">
        <w:rPr>
          <w:rFonts w:ascii="Times New Roman" w:hAnsi="Times New Roman"/>
          <w:color w:val="000000"/>
          <w:sz w:val="28"/>
          <w:szCs w:val="28"/>
          <w:lang w:val="uk-UA"/>
        </w:rPr>
        <w:t>5.7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.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object w:dxaOrig="8713" w:dyaOrig="3292">
          <v:shape id="_x0000_i1081" type="#_x0000_t75" style="width:435pt;height:164.25pt" o:ole="">
            <v:imagedata r:id="rId132" o:title=""/>
          </v:shape>
          <o:OLEObject Type="Embed" ProgID="Visio.Drawing.11" ShapeID="_x0000_i1081" DrawAspect="Content" ObjectID="_1605509417" r:id="rId133"/>
        </w:objec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F326D2" w:rsidRPr="00006FCB">
        <w:rPr>
          <w:rFonts w:ascii="Times New Roman" w:hAnsi="Times New Roman" w:cs="Times New Roman"/>
          <w:sz w:val="28"/>
          <w:szCs w:val="28"/>
          <w:lang w:val="uk-UA"/>
        </w:rPr>
        <w:t>5.7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С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труктура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uk-UA"/>
        </w:rPr>
        <w:t>одномасового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електромеханічного об’єкту </w:t>
      </w:r>
    </w:p>
    <w:p w:rsidR="00B13054" w:rsidRDefault="00B13054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рис.</w:t>
      </w:r>
      <w:r w:rsidR="00F326D2" w:rsidRPr="00006FCB">
        <w:rPr>
          <w:rFonts w:ascii="Times New Roman" w:hAnsi="Times New Roman" w:cs="Times New Roman"/>
          <w:sz w:val="28"/>
          <w:szCs w:val="28"/>
          <w:lang w:val="uk-UA"/>
        </w:rPr>
        <w:t>5.7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враховано, що при коефіцієнті демпфування </w:t>
      </w:r>
      <w:r w:rsidRPr="00BC084F">
        <w:rPr>
          <w:rFonts w:ascii="Times New Roman" w:hAnsi="Times New Roman"/>
          <w:color w:val="000000"/>
          <w:position w:val="-10"/>
          <w:sz w:val="28"/>
          <w:szCs w:val="28"/>
          <w:lang w:val="uk-UA"/>
        </w:rPr>
        <w:object w:dxaOrig="580" w:dyaOrig="340">
          <v:shape id="_x0000_i1082" type="#_x0000_t75" style="width:29.25pt;height:18pt" o:ole="">
            <v:imagedata r:id="rId134" o:title=""/>
          </v:shape>
          <o:OLEObject Type="Embed" ProgID="Equation.DSMT4" ShapeID="_x0000_i1082" DrawAspect="Content" ObjectID="_1605509418" r:id="rId135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37657">
        <w:rPr>
          <w:rFonts w:ascii="Times New Roman" w:hAnsi="Times New Roman" w:cs="Times New Roman"/>
          <w:sz w:val="28"/>
          <w:szCs w:val="28"/>
          <w:lang w:val="uk-UA"/>
        </w:rPr>
        <w:t xml:space="preserve">налаштування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контуру регулювання струму (КРС) передаточна функція </w:t>
      </w:r>
    </w:p>
    <w:p w:rsidR="00AE4733" w:rsidRPr="001B79D1" w:rsidRDefault="001B79D1" w:rsidP="001B79D1">
      <w:pPr>
        <w:pStyle w:val="MTDisplayEquation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1B79D1">
        <w:rPr>
          <w:rFonts w:ascii="Times New Roman" w:hAnsi="Times New Roman" w:cs="Times New Roman"/>
          <w:position w:val="-38"/>
          <w:sz w:val="26"/>
          <w:szCs w:val="26"/>
        </w:rPr>
        <w:object w:dxaOrig="2659" w:dyaOrig="859">
          <v:shape id="_x0000_i1083" type="#_x0000_t75" style="width:132pt;height:42.75pt" o:ole="">
            <v:imagedata r:id="rId136" o:title=""/>
          </v:shape>
          <o:OLEObject Type="Embed" ProgID="Equation.DSMT4" ShapeID="_x0000_i1083" DrawAspect="Content" ObjectID="_1605509419" r:id="rId137"/>
        </w:object>
      </w:r>
      <w:r w:rsidRPr="001B79D1">
        <w:rPr>
          <w:rFonts w:ascii="Times New Roman" w:hAnsi="Times New Roman" w:cs="Times New Roman"/>
          <w:sz w:val="26"/>
          <w:szCs w:val="26"/>
        </w:rPr>
        <w:tab/>
      </w:r>
      <w:r w:rsidR="00AE4733" w:rsidRPr="001B79D1">
        <w:rPr>
          <w:rFonts w:ascii="Times New Roman" w:hAnsi="Times New Roman" w:cs="Times New Roman"/>
          <w:sz w:val="26"/>
          <w:szCs w:val="26"/>
        </w:rPr>
        <w:t>(</w:t>
      </w:r>
      <w:r w:rsidR="00631AED" w:rsidRPr="001B79D1">
        <w:rPr>
          <w:rFonts w:ascii="Times New Roman" w:hAnsi="Times New Roman" w:cs="Times New Roman"/>
          <w:sz w:val="26"/>
          <w:szCs w:val="26"/>
        </w:rPr>
        <w:t>5.16</w:t>
      </w:r>
      <w:r w:rsidR="00AE4733" w:rsidRPr="001B79D1">
        <w:rPr>
          <w:rFonts w:ascii="Times New Roman" w:hAnsi="Times New Roman" w:cs="Times New Roman"/>
          <w:sz w:val="26"/>
          <w:szCs w:val="26"/>
        </w:rPr>
        <w:t>)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визначення параметрів моделі механічної частини (</w:t>
      </w:r>
      <w:r w:rsidR="00631AED" w:rsidRPr="00006FCB">
        <w:rPr>
          <w:rFonts w:ascii="Times New Roman" w:hAnsi="Times New Roman" w:cs="Times New Roman"/>
          <w:sz w:val="28"/>
          <w:szCs w:val="28"/>
          <w:lang w:val="uk-UA"/>
        </w:rPr>
        <w:t>5.14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можливо застосувати канали керування моментами </w:t>
      </w:r>
      <w:r w:rsidRPr="00BB2409">
        <w:rPr>
          <w:rFonts w:ascii="Times New Roman" w:hAnsi="Times New Roman"/>
          <w:color w:val="000000"/>
          <w:position w:val="-4"/>
          <w:sz w:val="28"/>
          <w:szCs w:val="28"/>
          <w:lang w:val="uk-UA"/>
        </w:rPr>
        <w:object w:dxaOrig="360" w:dyaOrig="279">
          <v:shape id="_x0000_i1084" type="#_x0000_t75" style="width:18.75pt;height:14.25pt" o:ole="">
            <v:imagedata r:id="rId138" o:title=""/>
          </v:shape>
          <o:OLEObject Type="Embed" ProgID="Equation.DSMT4" ShapeID="_x0000_i1084" DrawAspect="Content" ObjectID="_1605509420" r:id="rId139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BB2409">
        <w:rPr>
          <w:rFonts w:ascii="Times New Roman" w:hAnsi="Times New Roman"/>
          <w:color w:val="000000"/>
          <w:position w:val="-12"/>
          <w:sz w:val="28"/>
          <w:szCs w:val="28"/>
          <w:lang w:val="uk-UA"/>
        </w:rPr>
        <w:object w:dxaOrig="420" w:dyaOrig="380">
          <v:shape id="_x0000_i1085" type="#_x0000_t75" style="width:20.25pt;height:18.75pt" o:ole="">
            <v:imagedata r:id="rId140" o:title=""/>
          </v:shape>
          <o:OLEObject Type="Embed" ProgID="Equation.DSMT4" ShapeID="_x0000_i1085" DrawAspect="Content" ObjectID="_1605509421" r:id="rId141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Наприклад, при постійному </w:t>
      </w:r>
      <w:r w:rsidRPr="00BB2409">
        <w:rPr>
          <w:rFonts w:ascii="Times New Roman" w:hAnsi="Times New Roman"/>
          <w:color w:val="000000"/>
          <w:position w:val="-12"/>
          <w:sz w:val="28"/>
          <w:szCs w:val="28"/>
          <w:lang w:val="uk-UA"/>
        </w:rPr>
        <w:object w:dxaOrig="420" w:dyaOrig="380">
          <v:shape id="_x0000_i1086" type="#_x0000_t75" style="width:20.25pt;height:18.75pt" o:ole="">
            <v:imagedata r:id="rId140" o:title=""/>
          </v:shape>
          <o:OLEObject Type="Embed" ProgID="Equation.DSMT4" ShapeID="_x0000_i1086" DrawAspect="Content" ObjectID="_1605509422" r:id="rId142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нульовому </w:t>
      </w:r>
      <w:r w:rsidRPr="00BB2409">
        <w:rPr>
          <w:rFonts w:ascii="Times New Roman" w:hAnsi="Times New Roman"/>
          <w:color w:val="000000"/>
          <w:position w:val="-4"/>
          <w:sz w:val="28"/>
          <w:szCs w:val="28"/>
          <w:lang w:val="uk-UA"/>
        </w:rPr>
        <w:object w:dxaOrig="360" w:dyaOrig="279">
          <v:shape id="_x0000_i1087" type="#_x0000_t75" style="width:18.75pt;height:14.25pt" o:ole="">
            <v:imagedata r:id="rId138" o:title=""/>
          </v:shape>
          <o:OLEObject Type="Embed" ProgID="Equation.DSMT4" ShapeID="_x0000_i1087" DrawAspect="Content" ObjectID="_1605509423" r:id="rId143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нехтовно малими </w:t>
      </w:r>
      <w:r w:rsidRPr="00BB2409">
        <w:rPr>
          <w:rFonts w:ascii="Times New Roman" w:hAnsi="Times New Roman"/>
          <w:color w:val="000000"/>
          <w:position w:val="-12"/>
          <w:sz w:val="28"/>
          <w:szCs w:val="28"/>
          <w:lang w:val="uk-UA"/>
        </w:rPr>
        <w:object w:dxaOrig="440" w:dyaOrig="380">
          <v:shape id="_x0000_i1088" type="#_x0000_t75" style="width:21.75pt;height:18.75pt" o:ole="">
            <v:imagedata r:id="rId144" o:title=""/>
          </v:shape>
          <o:OLEObject Type="Embed" ProgID="Equation.DSMT4" ShapeID="_x0000_i1088" DrawAspect="Content" ObjectID="_1605509424" r:id="rId145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BB2409">
        <w:rPr>
          <w:rFonts w:ascii="Times New Roman" w:hAnsi="Times New Roman"/>
          <w:color w:val="000000"/>
          <w:position w:val="-12"/>
          <w:sz w:val="28"/>
          <w:szCs w:val="28"/>
          <w:lang w:val="uk-UA"/>
        </w:rPr>
        <w:object w:dxaOrig="420" w:dyaOrig="380">
          <v:shape id="_x0000_i1089" type="#_x0000_t75" style="width:20.25pt;height:18.75pt" o:ole="">
            <v:imagedata r:id="rId146" o:title=""/>
          </v:shape>
          <o:OLEObject Type="Embed" ProgID="Equation.DSMT4" ShapeID="_x0000_i1089" DrawAspect="Content" ObjectID="_1605509425" r:id="rId147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рівняння </w:t>
      </w:r>
    </w:p>
    <w:p w:rsidR="00AE4733" w:rsidRPr="001B79D1" w:rsidRDefault="001B79D1" w:rsidP="001B79D1">
      <w:pPr>
        <w:pStyle w:val="MTDisplayEquation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AE4733" w:rsidRPr="001B79D1">
        <w:rPr>
          <w:rFonts w:ascii="Times New Roman" w:hAnsi="Times New Roman" w:cs="Times New Roman"/>
          <w:sz w:val="26"/>
          <w:szCs w:val="26"/>
        </w:rPr>
        <w:object w:dxaOrig="2840" w:dyaOrig="720">
          <v:shape id="_x0000_i1090" type="#_x0000_t75" style="width:141pt;height:36.75pt" o:ole="">
            <v:imagedata r:id="rId148" o:title=""/>
          </v:shape>
          <o:OLEObject Type="Embed" ProgID="Equation.DSMT4" ShapeID="_x0000_i1090" DrawAspect="Content" ObjectID="_1605509426" r:id="rId149"/>
        </w:objec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встановлюємо, що </w:t>
      </w:r>
    </w:p>
    <w:p w:rsidR="00AE4733" w:rsidRPr="001B79D1" w:rsidRDefault="001B79D1" w:rsidP="001B79D1">
      <w:pPr>
        <w:pStyle w:val="MTDisplayEquation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1B79D1">
        <w:rPr>
          <w:rFonts w:ascii="Times New Roman" w:hAnsi="Times New Roman" w:cs="Times New Roman"/>
          <w:position w:val="-28"/>
          <w:sz w:val="26"/>
          <w:szCs w:val="26"/>
        </w:rPr>
        <w:object w:dxaOrig="1460" w:dyaOrig="720">
          <v:shape id="_x0000_i1091" type="#_x0000_t75" style="width:72.75pt;height:36.75pt" o:ole="">
            <v:imagedata r:id="rId150" o:title=""/>
          </v:shape>
          <o:OLEObject Type="Embed" ProgID="Equation.DSMT4" ShapeID="_x0000_i1091" DrawAspect="Content" ObjectID="_1605509427" r:id="rId151"/>
        </w:object>
      </w:r>
      <w:r>
        <w:rPr>
          <w:rFonts w:ascii="Times New Roman" w:hAnsi="Times New Roman" w:cs="Times New Roman"/>
          <w:sz w:val="26"/>
          <w:szCs w:val="26"/>
        </w:rPr>
        <w:tab/>
      </w:r>
      <w:r w:rsidR="00AE4733" w:rsidRPr="001B79D1">
        <w:rPr>
          <w:rFonts w:ascii="Times New Roman" w:hAnsi="Times New Roman" w:cs="Times New Roman"/>
          <w:sz w:val="26"/>
          <w:szCs w:val="26"/>
        </w:rPr>
        <w:t>(</w:t>
      </w:r>
      <w:r w:rsidR="00631AED" w:rsidRPr="001B79D1">
        <w:rPr>
          <w:rFonts w:ascii="Times New Roman" w:hAnsi="Times New Roman" w:cs="Times New Roman"/>
          <w:sz w:val="26"/>
          <w:szCs w:val="26"/>
        </w:rPr>
        <w:t>5.17</w:t>
      </w:r>
      <w:r w:rsidR="00AE4733" w:rsidRPr="001B79D1">
        <w:rPr>
          <w:rFonts w:ascii="Times New Roman" w:hAnsi="Times New Roman" w:cs="Times New Roman"/>
          <w:sz w:val="26"/>
          <w:szCs w:val="26"/>
        </w:rPr>
        <w:t>)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>Графічне трактування змінних в (</w:t>
      </w:r>
      <w:r w:rsidR="00631AED" w:rsidRPr="00006FCB">
        <w:rPr>
          <w:rFonts w:ascii="Times New Roman" w:hAnsi="Times New Roman"/>
          <w:color w:val="000000"/>
          <w:sz w:val="28"/>
          <w:szCs w:val="28"/>
          <w:lang w:val="uk-UA"/>
        </w:rPr>
        <w:t>5.17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) показано на рис.</w:t>
      </w:r>
      <w:r w:rsidR="00F326D2" w:rsidRPr="00006FCB">
        <w:rPr>
          <w:rFonts w:ascii="Times New Roman" w:hAnsi="Times New Roman"/>
          <w:color w:val="000000"/>
          <w:sz w:val="28"/>
          <w:szCs w:val="28"/>
          <w:lang w:val="uk-UA"/>
        </w:rPr>
        <w:t>5.8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.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>
        <w:object w:dxaOrig="5764" w:dyaOrig="3413">
          <v:shape id="_x0000_i1092" type="#_x0000_t75" style="width:4in;height:171pt" o:ole="">
            <v:imagedata r:id="rId152" o:title=""/>
          </v:shape>
          <o:OLEObject Type="Embed" ProgID="Visio.Drawing.11" ShapeID="_x0000_i1092" DrawAspect="Content" ObjectID="_1605509428" r:id="rId153"/>
        </w:objec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Рисунок </w:t>
      </w:r>
      <w:r w:rsidR="00F326D2">
        <w:rPr>
          <w:rFonts w:ascii="Times New Roman" w:hAnsi="Times New Roman"/>
          <w:color w:val="000000"/>
          <w:sz w:val="28"/>
          <w:szCs w:val="28"/>
          <w:lang w:val="uk-UA"/>
        </w:rPr>
        <w:t>5.8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– Графічне зображення тесту для розрахунку моменту інерції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Експериментальні результати тесту для визначення  показані на рис.</w:t>
      </w:r>
      <w:r w:rsidR="00F326D2">
        <w:rPr>
          <w:rFonts w:ascii="Times New Roman" w:hAnsi="Times New Roman" w:cs="Times New Roman"/>
          <w:sz w:val="28"/>
          <w:szCs w:val="28"/>
          <w:lang w:val="uk-UA"/>
        </w:rPr>
        <w:t>5.9</w:t>
      </w:r>
      <w:r>
        <w:rPr>
          <w:rFonts w:ascii="Times New Roman" w:hAnsi="Times New Roman" w:cs="Times New Roman"/>
          <w:sz w:val="28"/>
          <w:szCs w:val="28"/>
          <w:lang w:val="uk-UA"/>
        </w:rPr>
        <w:t>. Експеримент полягає у визначенні швидкості через напругу, яка прикладається до двигуна при відпрацюванні заданого моменту.</w:t>
      </w:r>
    </w:p>
    <w:p w:rsidR="00AE4733" w:rsidRPr="00E264CB" w:rsidRDefault="00AE4733" w:rsidP="00B1305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object w:dxaOrig="11285" w:dyaOrig="8468">
          <v:shape id="_x0000_i1093" type="#_x0000_t75" style="width:468pt;height:349.5pt" o:ole="">
            <v:imagedata r:id="rId154" o:title=""/>
          </v:shape>
          <o:OLEObject Type="Embed" ProgID="Visio.Drawing.11" ShapeID="_x0000_i1093" DrawAspect="Content" ObjectID="_1605509429" r:id="rId155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F326D2" w:rsidRPr="0048019B">
        <w:rPr>
          <w:rFonts w:ascii="Times New Roman" w:hAnsi="Times New Roman" w:cs="Times New Roman"/>
          <w:sz w:val="28"/>
          <w:szCs w:val="28"/>
          <w:lang w:val="uk-UA"/>
        </w:rPr>
        <w:t>5.9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Осцилограма тесту для визначення моменту інерції</w:t>
      </w:r>
    </w:p>
    <w:p w:rsidR="00AE4733" w:rsidRDefault="00AE4733" w:rsidP="00B1305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733" w:rsidRPr="001B79D1" w:rsidRDefault="001B79D1" w:rsidP="001B79D1">
      <w:pPr>
        <w:pStyle w:val="MTDisplayEquation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1B79D1">
        <w:rPr>
          <w:rFonts w:ascii="Times New Roman" w:hAnsi="Times New Roman" w:cs="Times New Roman"/>
          <w:position w:val="-34"/>
          <w:sz w:val="26"/>
          <w:szCs w:val="26"/>
        </w:rPr>
        <w:object w:dxaOrig="3360" w:dyaOrig="1100">
          <v:shape id="_x0000_i1094" type="#_x0000_t75" style="width:167.25pt;height:57pt" o:ole="">
            <v:imagedata r:id="rId156" o:title=""/>
          </v:shape>
          <o:OLEObject Type="Embed" ProgID="Equation.DSMT4" ShapeID="_x0000_i1094" DrawAspect="Content" ObjectID="_1605509430" r:id="rId157"/>
        </w:object>
      </w:r>
      <w:r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AE4733" w:rsidRDefault="00AE4733" w:rsidP="00B1305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="001B79D1" w:rsidRPr="00FC7F73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280" w:dyaOrig="380">
          <v:shape id="_x0000_i1095" type="#_x0000_t75" style="width:63.75pt;height:18.75pt" o:ole="">
            <v:imagedata r:id="rId158" o:title=""/>
          </v:shape>
          <o:OLEObject Type="Embed" ProgID="Equation.DSMT4" ShapeID="_x0000_i1095" DrawAspect="Content" ObjectID="_1605509431" r:id="rId159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швидкість на початку і в кінці розгону та час, що відповідає швидкості – числові значення, отримані з осцилограми на рис.</w:t>
      </w:r>
      <w:r w:rsidR="00F326D2" w:rsidRPr="0048019B">
        <w:rPr>
          <w:rFonts w:ascii="Times New Roman" w:hAnsi="Times New Roman" w:cs="Times New Roman"/>
          <w:sz w:val="28"/>
          <w:szCs w:val="28"/>
          <w:lang w:val="uk-UA"/>
        </w:rPr>
        <w:t>5.9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E4733" w:rsidRDefault="00702976" w:rsidP="00B1305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AE4733">
        <w:rPr>
          <w:rFonts w:ascii="Times New Roman" w:hAnsi="Times New Roman" w:cs="Times New Roman"/>
          <w:sz w:val="28"/>
          <w:szCs w:val="28"/>
          <w:lang w:val="uk-UA"/>
        </w:rPr>
        <w:t>начення моменту інерції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(5.17) розраховується у вигляді</w:t>
      </w:r>
      <w:r w:rsidR="00AE473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AE4733" w:rsidRPr="001B79D1" w:rsidRDefault="001B79D1" w:rsidP="001B79D1">
      <w:pPr>
        <w:pStyle w:val="MTDisplayEquation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1B79D1">
        <w:rPr>
          <w:rFonts w:ascii="Times New Roman" w:hAnsi="Times New Roman" w:cs="Times New Roman"/>
          <w:position w:val="-62"/>
          <w:sz w:val="26"/>
          <w:szCs w:val="26"/>
        </w:rPr>
        <w:object w:dxaOrig="4040" w:dyaOrig="1060">
          <v:shape id="_x0000_i1096" type="#_x0000_t75" style="width:201.75pt;height:53.25pt" o:ole="">
            <v:imagedata r:id="rId160" o:title=""/>
          </v:shape>
          <o:OLEObject Type="Embed" ProgID="Equation.DSMT4" ShapeID="_x0000_i1096" DrawAspect="Content" ObjectID="_1605509432" r:id="rId161"/>
        </w:object>
      </w:r>
      <w:r>
        <w:rPr>
          <w:rFonts w:ascii="Times New Roman" w:hAnsi="Times New Roman" w:cs="Times New Roman"/>
          <w:sz w:val="26"/>
          <w:szCs w:val="26"/>
        </w:rPr>
        <w:tab/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Таким чином встановлюємо, що значення сумарного моменту інерції складає приблизно </w:t>
      </w:r>
      <w:r w:rsidRPr="009C6640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160" w:dyaOrig="380">
          <v:shape id="_x0000_i1097" type="#_x0000_t75" style="width:57.75pt;height:18.75pt" o:ole="">
            <v:imagedata r:id="rId162" o:title=""/>
          </v:shape>
          <o:OLEObject Type="Embed" ProgID="Equation.DSMT4" ShapeID="_x0000_i1097" DrawAspect="Content" ObjectID="_1605509433" r:id="rId163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де </w:t>
      </w:r>
      <w:r w:rsidRPr="009C6640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780" w:dyaOrig="420">
          <v:shape id="_x0000_i1098" type="#_x0000_t75" style="width:90pt;height:20.25pt" o:ole="">
            <v:imagedata r:id="rId164" o:title=""/>
          </v:shape>
          <o:OLEObject Type="Embed" ProgID="Equation.DSMT4" ShapeID="_x0000_i1098" DrawAspect="Content" ObjectID="_1605509434" r:id="rId165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момент інерції синхронного двигуна.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Коефіцієнт моменту </w:t>
      </w:r>
      <w:r w:rsidRPr="009C6640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20" w:dyaOrig="380">
          <v:shape id="_x0000_i1099" type="#_x0000_t75" style="width:15.75pt;height:18.75pt" o:ole="">
            <v:imagedata r:id="rId166" o:title=""/>
          </v:shape>
          <o:OLEObject Type="Embed" ProgID="Equation.DSMT4" ShapeID="_x0000_i1099" DrawAspect="Content" ObjectID="_1605509435" r:id="rId167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визначається з паспортних даних СД</w:t>
      </w:r>
      <w:r w:rsidR="000D1C73">
        <w:rPr>
          <w:rFonts w:ascii="Times New Roman" w:hAnsi="Times New Roman" w:cs="Times New Roman"/>
          <w:sz w:val="28"/>
          <w:szCs w:val="28"/>
          <w:lang w:val="uk-UA"/>
        </w:rPr>
        <w:t>, наведених в табл.4.3</w:t>
      </w:r>
      <w:r>
        <w:rPr>
          <w:rFonts w:ascii="Times New Roman" w:hAnsi="Times New Roman" w:cs="Times New Roman"/>
          <w:sz w:val="28"/>
          <w:szCs w:val="28"/>
          <w:lang w:val="uk-UA"/>
        </w:rPr>
        <w:t>. Відносно діючих значень струмів він дорівнює</w:t>
      </w:r>
    </w:p>
    <w:p w:rsidR="00AE4733" w:rsidRPr="001B79D1" w:rsidRDefault="001B79D1" w:rsidP="001B79D1">
      <w:pPr>
        <w:pStyle w:val="MTDisplayEquation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1B79D1">
        <w:rPr>
          <w:rFonts w:ascii="Times New Roman" w:hAnsi="Times New Roman" w:cs="Times New Roman"/>
          <w:position w:val="-34"/>
          <w:sz w:val="26"/>
          <w:szCs w:val="26"/>
        </w:rPr>
        <w:object w:dxaOrig="2980" w:dyaOrig="780">
          <v:shape id="_x0000_i1100" type="#_x0000_t75" style="width:150pt;height:39pt" o:ole="">
            <v:imagedata r:id="rId168" o:title=""/>
          </v:shape>
          <o:OLEObject Type="Embed" ProgID="Equation.DSMT4" ShapeID="_x0000_i1100" DrawAspect="Content" ObjectID="_1605509436" r:id="rId169"/>
        </w:object>
      </w:r>
      <w:r w:rsidR="00AE4733" w:rsidRPr="001B79D1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 відносно амплітудних значень – </w:t>
      </w:r>
      <w:r w:rsidR="001B79D1" w:rsidRPr="009C6640">
        <w:rPr>
          <w:rFonts w:ascii="Times New Roman" w:hAnsi="Times New Roman" w:cs="Times New Roman"/>
          <w:position w:val="-26"/>
          <w:sz w:val="28"/>
          <w:szCs w:val="28"/>
          <w:lang w:val="uk-UA"/>
        </w:rPr>
        <w:object w:dxaOrig="1620" w:dyaOrig="700">
          <v:shape id="_x0000_i1101" type="#_x0000_t75" style="width:81pt;height:35.25pt" o:ole="">
            <v:imagedata r:id="rId170" o:title=""/>
          </v:shape>
          <o:OLEObject Type="Embed" ProgID="Equation.DSMT4" ShapeID="_x0000_i1101" DrawAspect="Content" ObjectID="_1605509437" r:id="rId171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подальшого аналізу розглянемо структуру електроприводу з підпорядкованим керуванням, що має внутрішній контур регулювання струму, який був розглянутий раніше, та зовнішні</w:t>
      </w:r>
      <w:r w:rsidR="000D1C73">
        <w:rPr>
          <w:rFonts w:ascii="Times New Roman" w:hAnsi="Times New Roman" w:cs="Times New Roman"/>
          <w:sz w:val="28"/>
          <w:szCs w:val="28"/>
          <w:lang w:val="uk-UA"/>
        </w:rPr>
        <w:t>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контур регулювання швидкості з пропорційним регулятором. Структурна схема такого контуру наведена на рис</w:t>
      </w:r>
      <w:r w:rsidRPr="0094181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326D2" w:rsidRPr="00941816">
        <w:rPr>
          <w:rFonts w:ascii="Times New Roman" w:hAnsi="Times New Roman" w:cs="Times New Roman"/>
          <w:sz w:val="28"/>
          <w:szCs w:val="28"/>
          <w:lang w:val="uk-UA"/>
        </w:rPr>
        <w:t>5.10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object w:dxaOrig="11161" w:dyaOrig="3669">
          <v:shape id="_x0000_i1102" type="#_x0000_t75" style="width:468pt;height:154.5pt" o:ole="">
            <v:imagedata r:id="rId172" o:title=""/>
          </v:shape>
          <o:OLEObject Type="Embed" ProgID="Visio.Drawing.11" ShapeID="_x0000_i1102" DrawAspect="Content" ObjectID="_1605509438" r:id="rId173"/>
        </w:objec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F326D2" w:rsidRPr="0048019B">
        <w:rPr>
          <w:rFonts w:ascii="Times New Roman" w:hAnsi="Times New Roman" w:cs="Times New Roman"/>
          <w:sz w:val="28"/>
          <w:szCs w:val="28"/>
          <w:lang w:val="uk-UA"/>
        </w:rPr>
        <w:t>5.10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Структурна схема електроприводу з підпорядкованим керуванням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:rsidR="00AE4733" w:rsidRPr="00BB4262" w:rsidRDefault="00AE4733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рис.</w:t>
      </w:r>
      <w:r w:rsidR="00F326D2" w:rsidRPr="0048019B">
        <w:rPr>
          <w:rFonts w:ascii="Times New Roman" w:hAnsi="Times New Roman" w:cs="Times New Roman"/>
          <w:sz w:val="28"/>
          <w:szCs w:val="28"/>
          <w:lang w:val="uk-UA"/>
        </w:rPr>
        <w:t>5.10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позначено </w:t>
      </w:r>
      <w:r w:rsidRPr="00BB4262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740" w:dyaOrig="420">
          <v:shape id="_x0000_i1103" type="#_x0000_t75" style="width:36.75pt;height:20.25pt" o:ole="">
            <v:imagedata r:id="rId174" o:title=""/>
          </v:shape>
          <o:OLEObject Type="Embed" ProgID="Equation.DSMT4" ShapeID="_x0000_i1103" DrawAspect="Content" ObjectID="_1605509439" r:id="rId175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передат</w:t>
      </w:r>
      <w:r w:rsidR="000D1C73">
        <w:rPr>
          <w:rFonts w:ascii="Times New Roman" w:hAnsi="Times New Roman" w:cs="Times New Roman"/>
          <w:sz w:val="28"/>
          <w:szCs w:val="28"/>
          <w:lang w:val="uk-UA"/>
        </w:rPr>
        <w:t>оч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функція фільтра в контурі регулювання швидкості, </w:t>
      </w:r>
      <w:r w:rsidRPr="00BB4262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400" w:dyaOrig="380">
          <v:shape id="_x0000_i1104" type="#_x0000_t75" style="width:19.5pt;height:18.75pt" o:ole="">
            <v:imagedata r:id="rId176" o:title=""/>
          </v:shape>
          <o:OLEObject Type="Embed" ProgID="Equation.DSMT4" ShapeID="_x0000_i1104" DrawAspect="Content" ObjectID="_1605509440" r:id="rId177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коефіцієнт пропорційного регулятора швидкості. При </w:t>
      </w:r>
      <w:r w:rsidR="001B79D1" w:rsidRPr="00BB4262">
        <w:rPr>
          <w:rFonts w:ascii="Times New Roman" w:hAnsi="Times New Roman" w:cs="Times New Roman"/>
          <w:position w:val="-38"/>
          <w:sz w:val="28"/>
          <w:szCs w:val="28"/>
          <w:lang w:val="uk-UA"/>
        </w:rPr>
        <w:object w:dxaOrig="1840" w:dyaOrig="820">
          <v:shape id="_x0000_i1105" type="#_x0000_t75" style="width:91.5pt;height:41.25pt" o:ole="">
            <v:imagedata r:id="rId178" o:title=""/>
          </v:shape>
          <o:OLEObject Type="Embed" ProgID="Equation.DSMT4" ShapeID="_x0000_i1105" DrawAspect="Content" ObjectID="_1605509441" r:id="rId179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де </w:t>
      </w:r>
      <w:r w:rsidRPr="00BB4262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320" w:dyaOrig="420">
          <v:shape id="_x0000_i1106" type="#_x0000_t75" style="width:15.75pt;height:20.25pt" o:ole="">
            <v:imagedata r:id="rId180" o:title=""/>
          </v:shape>
          <o:OLEObject Type="Embed" ProgID="Equation.DSMT4" ShapeID="_x0000_i1106" DrawAspect="Content" ObjectID="_1605509442" r:id="rId181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стала часу фільтра, завжди існує значення </w:t>
      </w:r>
      <w:r w:rsidRPr="00BB4262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400" w:dyaOrig="380">
          <v:shape id="_x0000_i1107" type="#_x0000_t75" style="width:19.5pt;height:18.75pt" o:ole="">
            <v:imagedata r:id="rId176" o:title=""/>
          </v:shape>
          <o:OLEObject Type="Embed" ProgID="Equation.DSMT4" ShapeID="_x0000_i1107" DrawAspect="Content" ObjectID="_1605509443" r:id="rId182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при якому контур регулювання швидкості буде стійким. При тестуванні було обрано </w:t>
      </w:r>
      <w:r w:rsidRPr="00BB4262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1840" w:dyaOrig="460">
          <v:shape id="_x0000_i1108" type="#_x0000_t75" style="width:91.5pt;height:23.25pt" o:ole="">
            <v:imagedata r:id="rId183" o:title=""/>
          </v:shape>
          <o:OLEObject Type="Embed" ProgID="Equation.DSMT4" ShapeID="_x0000_i1108" DrawAspect="Content" ObjectID="_1605509444" r:id="rId184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, що при визначеному налаштуванні контуру регулювання струму в (</w:t>
      </w:r>
      <w:r w:rsidR="00631AED" w:rsidRPr="0048019B">
        <w:rPr>
          <w:rFonts w:ascii="Times New Roman" w:hAnsi="Times New Roman" w:cs="Times New Roman"/>
          <w:sz w:val="28"/>
          <w:szCs w:val="28"/>
          <w:lang w:val="uk-UA"/>
        </w:rPr>
        <w:t>5.16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з </w:t>
      </w:r>
      <w:r w:rsidRPr="00BB4262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560" w:dyaOrig="420">
          <v:shape id="_x0000_i1109" type="#_x0000_t75" style="width:77.25pt;height:20.25pt" o:ole="">
            <v:imagedata r:id="rId185" o:title=""/>
          </v:shape>
          <o:OLEObject Type="Embed" ProgID="Equation.DSMT4" ShapeID="_x0000_i1109" DrawAspect="Content" ObjectID="_1605509445" r:id="rId186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для попереднього аналізу можливо розглядати систему на рис.</w:t>
      </w:r>
      <w:r w:rsidR="00F326D2" w:rsidRPr="0048019B">
        <w:rPr>
          <w:rFonts w:ascii="Times New Roman" w:hAnsi="Times New Roman" w:cs="Times New Roman"/>
          <w:sz w:val="28"/>
          <w:szCs w:val="28"/>
          <w:lang w:val="uk-UA"/>
        </w:rPr>
        <w:t>5.10</w:t>
      </w:r>
      <w:r w:rsidRPr="00BB4262">
        <w:rPr>
          <w:rFonts w:ascii="Times New Roman" w:hAnsi="Times New Roman" w:cs="Times New Roman"/>
          <w:sz w:val="28"/>
          <w:szCs w:val="28"/>
        </w:rPr>
        <w:t xml:space="preserve"> </w:t>
      </w:r>
      <w:r w:rsidR="0095760B" w:rsidRPr="0095760B">
        <w:rPr>
          <w:rFonts w:ascii="Times New Roman" w:hAnsi="Times New Roman" w:cs="Times New Roman"/>
          <w:sz w:val="28"/>
          <w:szCs w:val="28"/>
        </w:rPr>
        <w:t>з</w:t>
      </w:r>
      <w:r w:rsidRPr="00BB4262">
        <w:rPr>
          <w:rFonts w:ascii="Times New Roman" w:hAnsi="Times New Roman" w:cs="Times New Roman"/>
          <w:sz w:val="28"/>
          <w:szCs w:val="28"/>
        </w:rPr>
        <w:t xml:space="preserve"> </w:t>
      </w:r>
      <w:r w:rsidRPr="00BB4262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1160" w:dyaOrig="420">
          <v:shape id="_x0000_i1110" type="#_x0000_t75" style="width:57.75pt;height:20.25pt" o:ole="">
            <v:imagedata r:id="rId187" o:title=""/>
          </v:shape>
          <o:OLEObject Type="Embed" ProgID="Equation.DSMT4" ShapeID="_x0000_i1110" DrawAspect="Content" ObjectID="_1605509446" r:id="rId188"/>
        </w:objec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таких умов структурна схема систе</w:t>
      </w:r>
      <w:r w:rsidR="0095760B">
        <w:rPr>
          <w:rFonts w:ascii="Times New Roman" w:hAnsi="Times New Roman" w:cs="Times New Roman"/>
          <w:sz w:val="28"/>
          <w:szCs w:val="28"/>
          <w:lang w:val="uk-UA"/>
        </w:rPr>
        <w:t xml:space="preserve">ми зниженого порядку має вигляд, показаний </w:t>
      </w:r>
      <w:r>
        <w:rPr>
          <w:rFonts w:ascii="Times New Roman" w:hAnsi="Times New Roman" w:cs="Times New Roman"/>
          <w:sz w:val="28"/>
          <w:szCs w:val="28"/>
          <w:lang w:val="uk-UA"/>
        </w:rPr>
        <w:t>на рис.</w:t>
      </w:r>
      <w:r w:rsidR="00F326D2" w:rsidRPr="0048019B">
        <w:rPr>
          <w:rFonts w:ascii="Times New Roman" w:hAnsi="Times New Roman" w:cs="Times New Roman"/>
          <w:sz w:val="28"/>
          <w:szCs w:val="28"/>
          <w:lang w:val="uk-UA"/>
        </w:rPr>
        <w:t>5.11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object w:dxaOrig="5649" w:dyaOrig="3669">
          <v:shape id="_x0000_i1111" type="#_x0000_t75" style="width:283.5pt;height:184.5pt" o:ole="">
            <v:imagedata r:id="rId189" o:title=""/>
          </v:shape>
          <o:OLEObject Type="Embed" ProgID="Visio.Drawing.11" ShapeID="_x0000_i1111" DrawAspect="Content" ObjectID="_1605509447" r:id="rId190"/>
        </w:objec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F326D2" w:rsidRPr="0048019B">
        <w:rPr>
          <w:rFonts w:ascii="Times New Roman" w:hAnsi="Times New Roman" w:cs="Times New Roman"/>
          <w:sz w:val="28"/>
          <w:szCs w:val="28"/>
          <w:lang w:val="uk-UA"/>
        </w:rPr>
        <w:t>5.11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Структурна схема системи зниженого порядку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Передат</w:t>
      </w:r>
      <w:r w:rsidR="0095760B">
        <w:rPr>
          <w:rFonts w:ascii="Times New Roman" w:hAnsi="Times New Roman" w:cs="Times New Roman"/>
          <w:sz w:val="28"/>
          <w:szCs w:val="28"/>
          <w:lang w:val="uk-UA"/>
        </w:rPr>
        <w:t>оч</w:t>
      </w:r>
      <w:r>
        <w:rPr>
          <w:rFonts w:ascii="Times New Roman" w:hAnsi="Times New Roman" w:cs="Times New Roman"/>
          <w:sz w:val="28"/>
          <w:szCs w:val="28"/>
          <w:lang w:val="uk-UA"/>
        </w:rPr>
        <w:t>ні функції системи, що зображена на рис.</w:t>
      </w:r>
      <w:r w:rsidR="00F326D2" w:rsidRPr="0048019B">
        <w:rPr>
          <w:rFonts w:ascii="Times New Roman" w:hAnsi="Times New Roman" w:cs="Times New Roman"/>
          <w:sz w:val="28"/>
          <w:szCs w:val="28"/>
          <w:lang w:val="uk-UA"/>
        </w:rPr>
        <w:t>5.11</w:t>
      </w:r>
      <w:r w:rsidR="0095760B">
        <w:rPr>
          <w:rFonts w:ascii="Times New Roman" w:hAnsi="Times New Roman" w:cs="Times New Roman"/>
          <w:sz w:val="28"/>
          <w:szCs w:val="28"/>
          <w:lang w:val="uk-UA"/>
        </w:rPr>
        <w:t xml:space="preserve"> мають вигляд</w:t>
      </w:r>
    </w:p>
    <w:p w:rsidR="00AE4733" w:rsidRPr="001B79D1" w:rsidRDefault="001B79D1" w:rsidP="001B79D1">
      <w:pPr>
        <w:pStyle w:val="MTDisplayEquation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1B79D1">
        <w:rPr>
          <w:rFonts w:ascii="Times New Roman" w:hAnsi="Times New Roman" w:cs="Times New Roman"/>
          <w:position w:val="-68"/>
          <w:sz w:val="26"/>
          <w:szCs w:val="26"/>
        </w:rPr>
        <w:object w:dxaOrig="3519" w:dyaOrig="1120">
          <v:shape id="_x0000_i1112" type="#_x0000_t75" style="width:175.5pt;height:56.25pt" o:ole="">
            <v:imagedata r:id="rId191" o:title=""/>
          </v:shape>
          <o:OLEObject Type="Embed" ProgID="Equation.DSMT4" ShapeID="_x0000_i1112" DrawAspect="Content" ObjectID="_1605509448" r:id="rId192"/>
        </w:object>
      </w:r>
      <w:r w:rsidRPr="001B79D1">
        <w:rPr>
          <w:rFonts w:ascii="Times New Roman" w:hAnsi="Times New Roman" w:cs="Times New Roman"/>
          <w:sz w:val="26"/>
          <w:szCs w:val="26"/>
        </w:rPr>
        <w:tab/>
      </w:r>
      <w:r w:rsidR="00AE4733" w:rsidRPr="001B79D1">
        <w:rPr>
          <w:rFonts w:ascii="Times New Roman" w:hAnsi="Times New Roman" w:cs="Times New Roman"/>
          <w:sz w:val="26"/>
          <w:szCs w:val="26"/>
        </w:rPr>
        <w:t>(</w:t>
      </w:r>
      <w:r w:rsidR="00631AED" w:rsidRPr="001B79D1">
        <w:rPr>
          <w:rFonts w:ascii="Times New Roman" w:hAnsi="Times New Roman" w:cs="Times New Roman"/>
          <w:sz w:val="26"/>
          <w:szCs w:val="26"/>
        </w:rPr>
        <w:t>5.18</w:t>
      </w:r>
      <w:r w:rsidR="00AE4733" w:rsidRPr="001B79D1">
        <w:rPr>
          <w:rFonts w:ascii="Times New Roman" w:hAnsi="Times New Roman" w:cs="Times New Roman"/>
          <w:sz w:val="26"/>
          <w:szCs w:val="26"/>
        </w:rPr>
        <w:t>)</w:t>
      </w:r>
    </w:p>
    <w:p w:rsidR="00AE4733" w:rsidRPr="001B79D1" w:rsidRDefault="001B79D1" w:rsidP="001B79D1">
      <w:pPr>
        <w:pStyle w:val="MTDisplayEquation"/>
        <w:rPr>
          <w:rFonts w:ascii="Times New Roman" w:hAnsi="Times New Roman" w:cs="Times New Roman"/>
          <w:sz w:val="26"/>
          <w:szCs w:val="26"/>
        </w:rPr>
      </w:pPr>
      <w:r w:rsidRPr="001B79D1">
        <w:rPr>
          <w:rFonts w:ascii="Times New Roman" w:hAnsi="Times New Roman" w:cs="Times New Roman"/>
          <w:sz w:val="26"/>
          <w:szCs w:val="26"/>
        </w:rPr>
        <w:tab/>
      </w:r>
      <w:r w:rsidRPr="001B79D1">
        <w:rPr>
          <w:rFonts w:ascii="Times New Roman" w:hAnsi="Times New Roman" w:cs="Times New Roman"/>
          <w:position w:val="-68"/>
          <w:sz w:val="26"/>
          <w:szCs w:val="26"/>
        </w:rPr>
        <w:object w:dxaOrig="3580" w:dyaOrig="1120">
          <v:shape id="_x0000_i1113" type="#_x0000_t75" style="width:178.5pt;height:56.25pt" o:ole="">
            <v:imagedata r:id="rId193" o:title=""/>
          </v:shape>
          <o:OLEObject Type="Embed" ProgID="Equation.DSMT4" ShapeID="_x0000_i1113" DrawAspect="Content" ObjectID="_1605509449" r:id="rId194"/>
        </w:object>
      </w:r>
      <w:r w:rsidR="00AE4733" w:rsidRPr="001B79D1">
        <w:rPr>
          <w:rFonts w:ascii="Times New Roman" w:hAnsi="Times New Roman" w:cs="Times New Roman"/>
          <w:sz w:val="26"/>
          <w:szCs w:val="26"/>
        </w:rPr>
        <w:tab/>
        <w:t>(</w:t>
      </w:r>
      <w:r w:rsidR="00631AED" w:rsidRPr="001B79D1">
        <w:rPr>
          <w:rFonts w:ascii="Times New Roman" w:hAnsi="Times New Roman" w:cs="Times New Roman"/>
          <w:sz w:val="26"/>
          <w:szCs w:val="26"/>
        </w:rPr>
        <w:t>5.19</w:t>
      </w:r>
      <w:r w:rsidR="00AE4733" w:rsidRPr="001B79D1">
        <w:rPr>
          <w:rFonts w:ascii="Times New Roman" w:hAnsi="Times New Roman" w:cs="Times New Roman"/>
          <w:sz w:val="26"/>
          <w:szCs w:val="26"/>
        </w:rPr>
        <w:t>)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Дійсно, при значеннях сталої часу </w:t>
      </w:r>
      <w:r w:rsidR="001B79D1" w:rsidRPr="001E2230">
        <w:rPr>
          <w:rFonts w:ascii="Times New Roman" w:hAnsi="Times New Roman"/>
          <w:color w:val="000000"/>
          <w:position w:val="-34"/>
          <w:sz w:val="28"/>
          <w:szCs w:val="28"/>
          <w:lang w:val="uk-UA"/>
        </w:rPr>
        <w:object w:dxaOrig="3100" w:dyaOrig="780">
          <v:shape id="_x0000_i1114" type="#_x0000_t75" style="width:155.25pt;height:38.25pt" o:ole="">
            <v:imagedata r:id="rId195" o:title=""/>
          </v:shape>
          <o:OLEObject Type="Embed" ProgID="Equation.DSMT4" ShapeID="_x0000_i1114" DrawAspect="Content" ObjectID="_1605509450" r:id="rId196"/>
        </w:object>
      </w:r>
      <w:r w:rsidR="001B79D1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 (</w:t>
      </w:r>
      <w:r w:rsidR="00631AED" w:rsidRPr="0048019B">
        <w:rPr>
          <w:rFonts w:ascii="Times New Roman" w:hAnsi="Times New Roman" w:cs="Times New Roman"/>
          <w:sz w:val="28"/>
          <w:szCs w:val="28"/>
          <w:lang w:val="uk-UA"/>
        </w:rPr>
        <w:t>5.18</w:t>
      </w:r>
      <w:r>
        <w:rPr>
          <w:rFonts w:ascii="Times New Roman" w:hAnsi="Times New Roman" w:cs="Times New Roman"/>
          <w:sz w:val="28"/>
          <w:szCs w:val="28"/>
          <w:lang w:val="uk-UA"/>
        </w:rPr>
        <w:t>) та (</w:t>
      </w:r>
      <w:r w:rsidR="00631AED" w:rsidRPr="0048019B">
        <w:rPr>
          <w:rFonts w:ascii="Times New Roman" w:hAnsi="Times New Roman" w:cs="Times New Roman"/>
          <w:sz w:val="28"/>
          <w:szCs w:val="28"/>
          <w:lang w:val="uk-UA"/>
        </w:rPr>
        <w:t>5.19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впливом динаміки фільтра швидкості з </w:t>
      </w:r>
      <w:r w:rsidRPr="00BB4262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1020" w:dyaOrig="460">
          <v:shape id="_x0000_i1115" type="#_x0000_t75" style="width:51.75pt;height:22.5pt" o:ole="">
            <v:imagedata r:id="rId197" o:title=""/>
          </v:shape>
          <o:OLEObject Type="Embed" ProgID="Equation.DSMT4" ShapeID="_x0000_i1115" DrawAspect="Content" ObjectID="_1605509451" r:id="rId198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та динаміки контуру регулювання струму з </w:t>
      </w:r>
      <w:r w:rsidR="0095760B" w:rsidRPr="0095760B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600" w:dyaOrig="420">
          <v:shape id="_x0000_i1116" type="#_x0000_t75" style="width:79.5pt;height:19.5pt" o:ole="">
            <v:imagedata r:id="rId199" o:title=""/>
          </v:shape>
          <o:OLEObject Type="Embed" ProgID="Equation.DSMT4" ShapeID="_x0000_i1116" DrawAspect="Content" ObjectID="_1605509452" r:id="rId200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можна знехтувати. За цих умов реакція контуру регулювання швидкості у відповідності до (</w:t>
      </w:r>
      <w:r w:rsidR="00631AED" w:rsidRPr="0048019B">
        <w:rPr>
          <w:rFonts w:ascii="Times New Roman" w:hAnsi="Times New Roman" w:cs="Times New Roman"/>
          <w:sz w:val="28"/>
          <w:szCs w:val="28"/>
          <w:lang w:val="uk-UA"/>
        </w:rPr>
        <w:t>5.18</w:t>
      </w:r>
      <w:r>
        <w:rPr>
          <w:rFonts w:ascii="Times New Roman" w:hAnsi="Times New Roman" w:cs="Times New Roman"/>
          <w:sz w:val="28"/>
          <w:szCs w:val="28"/>
          <w:lang w:val="uk-UA"/>
        </w:rPr>
        <w:t>) та (</w:t>
      </w:r>
      <w:r w:rsidR="00631AED" w:rsidRPr="0048019B">
        <w:rPr>
          <w:rFonts w:ascii="Times New Roman" w:hAnsi="Times New Roman" w:cs="Times New Roman"/>
          <w:sz w:val="28"/>
          <w:szCs w:val="28"/>
          <w:lang w:val="uk-UA"/>
        </w:rPr>
        <w:t>5.19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має бути аперіодичною, як для системи першого порядку. Прийнявши </w:t>
      </w:r>
      <w:r w:rsidRPr="00366264">
        <w:rPr>
          <w:rFonts w:ascii="Times New Roman" w:hAnsi="Times New Roman" w:cs="Times New Roman"/>
          <w:position w:val="-32"/>
          <w:sz w:val="28"/>
          <w:szCs w:val="28"/>
          <w:lang w:val="uk-UA"/>
        </w:rPr>
        <w:object w:dxaOrig="2040" w:dyaOrig="760">
          <v:shape id="_x0000_i1117" type="#_x0000_t75" style="width:101.25pt;height:37.5pt" o:ole="">
            <v:imagedata r:id="rId201" o:title=""/>
          </v:shape>
          <o:OLEObject Type="Embed" ProgID="Equation.DSMT4" ShapeID="_x0000_i1117" DrawAspect="Content" ObjectID="_1605509453" r:id="rId202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при </w:t>
      </w:r>
      <w:r w:rsidRPr="00366264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620" w:dyaOrig="300">
          <v:shape id="_x0000_i1118" type="#_x0000_t75" style="width:30.75pt;height:15pt" o:ole="">
            <v:imagedata r:id="rId203" o:title=""/>
          </v:shape>
          <o:OLEObject Type="Embed" ProgID="Equation.DSMT4" ShapeID="_x0000_i1118" DrawAspect="Content" ObjectID="_1605509454" r:id="rId204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366264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079" w:dyaOrig="420">
          <v:shape id="_x0000_i1119" type="#_x0000_t75" style="width:103.5pt;height:20.25pt" o:ole="">
            <v:imagedata r:id="rId205" o:title=""/>
          </v:shape>
          <o:OLEObject Type="Embed" ProgID="Equation.DSMT4" ShapeID="_x0000_i1119" DrawAspect="Content" ObjectID="_1605509455" r:id="rId206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будемо мати </w:t>
      </w:r>
      <w:r w:rsidRPr="00366264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400" w:dyaOrig="420">
          <v:shape id="_x0000_i1120" type="#_x0000_t75" style="width:69pt;height:20.25pt" o:ole="">
            <v:imagedata r:id="rId207" o:title=""/>
          </v:shape>
          <o:OLEObject Type="Embed" ProgID="Equation.DSMT4" ShapeID="_x0000_i1120" DrawAspect="Content" ObjectID="_1605509456" r:id="rId208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, яке підходить для умов початкового дослідження.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рис.</w:t>
      </w:r>
      <w:r w:rsidR="00F326D2">
        <w:rPr>
          <w:rFonts w:ascii="Times New Roman" w:hAnsi="Times New Roman" w:cs="Times New Roman"/>
          <w:sz w:val="28"/>
          <w:szCs w:val="28"/>
          <w:lang w:val="uk-UA"/>
        </w:rPr>
        <w:t>5.12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показано графіки перехідних процесів в контурі регулювання швидкості з пропорційним регулятором швидкості при </w:t>
      </w:r>
      <w:r w:rsidRPr="00366264">
        <w:rPr>
          <w:rFonts w:ascii="Times New Roman" w:hAnsi="Times New Roman" w:cs="Times New Roman"/>
          <w:position w:val="-32"/>
          <w:sz w:val="28"/>
          <w:szCs w:val="28"/>
          <w:lang w:val="uk-UA"/>
        </w:rPr>
        <w:object w:dxaOrig="2040" w:dyaOrig="760">
          <v:shape id="_x0000_i1121" type="#_x0000_t75" style="width:101.25pt;height:37.5pt" o:ole="">
            <v:imagedata r:id="rId201" o:title=""/>
          </v:shape>
          <o:OLEObject Type="Embed" ProgID="Equation.DSMT4" ShapeID="_x0000_i1121" DrawAspect="Content" ObjectID="_1605509457" r:id="rId209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6626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Умови тесту наступні:</w:t>
      </w:r>
    </w:p>
    <w:p w:rsidR="00AE4733" w:rsidRPr="009B26C7" w:rsidRDefault="00AE4733" w:rsidP="00B1305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9B26C7">
        <w:rPr>
          <w:rFonts w:ascii="Times New Roman" w:hAnsi="Times New Roman"/>
          <w:sz w:val="28"/>
          <w:szCs w:val="28"/>
          <w:lang w:val="uk-UA"/>
        </w:rPr>
        <w:lastRenderedPageBreak/>
        <w:t>1.</w:t>
      </w:r>
      <w:r>
        <w:rPr>
          <w:rFonts w:ascii="Times New Roman" w:hAnsi="Times New Roman"/>
          <w:sz w:val="28"/>
          <w:szCs w:val="28"/>
          <w:lang w:val="uk-UA"/>
        </w:rPr>
        <w:t xml:space="preserve"> Від ненавантаженого СД вимагається відпрацювати лінійно наростаючу траєкторію, яка починається з нуля та досягає значення </w:t>
      </w:r>
      <w:r w:rsidRPr="009B26C7">
        <w:rPr>
          <w:rFonts w:ascii="Times New Roman" w:hAnsi="Times New Roman"/>
          <w:sz w:val="28"/>
          <w:szCs w:val="28"/>
          <w:lang w:val="uk-UA"/>
        </w:rPr>
        <w:t>200 рад/с</w:t>
      </w:r>
      <w:r>
        <w:rPr>
          <w:rFonts w:ascii="Times New Roman" w:hAnsi="Times New Roman"/>
          <w:sz w:val="28"/>
          <w:szCs w:val="28"/>
          <w:lang w:val="uk-UA"/>
        </w:rPr>
        <w:t xml:space="preserve"> за інтервал</w:t>
      </w:r>
      <w:r w:rsidRPr="009B26C7">
        <w:rPr>
          <w:rFonts w:ascii="Times New Roman" w:hAnsi="Times New Roman"/>
          <w:sz w:val="28"/>
          <w:szCs w:val="28"/>
          <w:lang w:val="uk-UA"/>
        </w:rPr>
        <w:t xml:space="preserve"> часу </w:t>
      </w:r>
      <w:r w:rsidRPr="006309CC">
        <w:rPr>
          <w:position w:val="-12"/>
        </w:rPr>
        <w:object w:dxaOrig="560" w:dyaOrig="360">
          <v:shape id="_x0000_i1122" type="#_x0000_t75" style="width:27.75pt;height:18.75pt" o:ole="">
            <v:imagedata r:id="rId210" o:title=""/>
          </v:shape>
          <o:OLEObject Type="Embed" ProgID="Equation.DSMT4" ShapeID="_x0000_i1122" DrawAspect="Content" ObjectID="_1605509458" r:id="rId211"/>
        </w:objec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AE4733" w:rsidRPr="009B26C7" w:rsidRDefault="00AE4733" w:rsidP="00B1305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2. В</w:t>
      </w:r>
      <w:r w:rsidRPr="009B26C7">
        <w:rPr>
          <w:rFonts w:ascii="Times New Roman" w:hAnsi="Times New Roman"/>
          <w:sz w:val="28"/>
          <w:szCs w:val="28"/>
          <w:lang w:val="uk-UA"/>
        </w:rPr>
        <w:t xml:space="preserve"> момент часу </w:t>
      </w:r>
      <w:r w:rsidRPr="00D22CF4">
        <w:rPr>
          <w:position w:val="-6"/>
        </w:rPr>
        <w:object w:dxaOrig="1040" w:dyaOrig="300">
          <v:shape id="_x0000_i1123" type="#_x0000_t75" style="width:51.75pt;height:15pt" o:ole="">
            <v:imagedata r:id="rId212" o:title=""/>
          </v:shape>
          <o:OLEObject Type="Embed" ProgID="Equation.DSMT4" ShapeID="_x0000_i1123" DrawAspect="Content" ObjectID="_1605509459" r:id="rId213"/>
        </w:object>
      </w:r>
      <w:r w:rsidRPr="009B26C7">
        <w:rPr>
          <w:rFonts w:ascii="Times New Roman" w:hAnsi="Times New Roman"/>
          <w:sz w:val="28"/>
          <w:szCs w:val="28"/>
          <w:lang w:val="uk-UA"/>
        </w:rPr>
        <w:t xml:space="preserve"> до валу </w:t>
      </w:r>
      <w:r>
        <w:rPr>
          <w:rFonts w:ascii="Times New Roman" w:hAnsi="Times New Roman"/>
          <w:sz w:val="28"/>
          <w:szCs w:val="28"/>
          <w:lang w:val="uk-UA"/>
        </w:rPr>
        <w:t xml:space="preserve">СД стрибкоподібно </w:t>
      </w:r>
      <w:r w:rsidRPr="009B26C7">
        <w:rPr>
          <w:rFonts w:ascii="Times New Roman" w:hAnsi="Times New Roman"/>
          <w:sz w:val="28"/>
          <w:szCs w:val="28"/>
          <w:lang w:val="uk-UA"/>
        </w:rPr>
        <w:t>прикладається постійний номінальний момент навантаження</w:t>
      </w:r>
      <w:r>
        <w:rPr>
          <w:rFonts w:ascii="Times New Roman" w:hAnsi="Times New Roman"/>
          <w:sz w:val="28"/>
          <w:szCs w:val="28"/>
          <w:lang w:val="uk-UA"/>
        </w:rPr>
        <w:t>, що становить Мс=0.</w:t>
      </w:r>
      <w:r w:rsidRPr="009B26C7">
        <w:rPr>
          <w:rFonts w:ascii="Times New Roman" w:hAnsi="Times New Roman"/>
          <w:sz w:val="28"/>
          <w:szCs w:val="28"/>
          <w:lang w:val="uk-UA"/>
        </w:rPr>
        <w:t>4 Нм.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B26C7">
        <w:rPr>
          <w:rFonts w:ascii="Times New Roman" w:hAnsi="Times New Roman" w:cs="Times New Roman"/>
          <w:sz w:val="28"/>
          <w:szCs w:val="28"/>
          <w:lang w:val="uk-UA"/>
        </w:rPr>
        <w:t xml:space="preserve">При тестуванні в контурі регулювання швидкості було встановлено фільтр першого порядку з </w:t>
      </w:r>
      <w:r w:rsidRPr="009B26C7">
        <w:rPr>
          <w:rFonts w:ascii="Times New Roman" w:hAnsi="Times New Roman" w:cs="Times New Roman"/>
          <w:position w:val="-16"/>
          <w:sz w:val="28"/>
          <w:szCs w:val="28"/>
        </w:rPr>
        <w:object w:dxaOrig="1840" w:dyaOrig="460">
          <v:shape id="_x0000_i1124" type="#_x0000_t75" style="width:90.75pt;height:23.25pt" o:ole="">
            <v:imagedata r:id="rId214" o:title=""/>
          </v:shape>
          <o:OLEObject Type="Embed" ProgID="Equation.DSMT4" ShapeID="_x0000_i1124" DrawAspect="Content" ObjectID="_1605509460" r:id="rId215"/>
        </w:object>
      </w:r>
      <w:r w:rsidRPr="009B26C7">
        <w:rPr>
          <w:rFonts w:ascii="Times New Roman" w:hAnsi="Times New Roman" w:cs="Times New Roman"/>
          <w:sz w:val="28"/>
          <w:szCs w:val="28"/>
          <w:lang w:val="uk-UA"/>
        </w:rPr>
        <w:t xml:space="preserve">. Відзначимо також, що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графіках перехідних процесів в умовах експерименту електричні змінні представлені в термінах діючих значень. 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експериментальних графіків перехідних процесів встановлюємо:</w:t>
      </w:r>
    </w:p>
    <w:p w:rsidR="00AE4733" w:rsidRDefault="00AE4733" w:rsidP="00B13054">
      <w:pPr>
        <w:tabs>
          <w:tab w:val="left" w:pos="709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22762">
        <w:rPr>
          <w:rFonts w:ascii="Times New Roman" w:hAnsi="Times New Roman" w:cs="Times New Roman"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Перехідні процеси мають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перерегулювання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 моменті та, відповідно, 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моментному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струмі </w:t>
      </w:r>
      <w:r w:rsidRPr="009B26C7">
        <w:rPr>
          <w:rFonts w:ascii="Times New Roman" w:hAnsi="Times New Roman" w:cs="Times New Roman"/>
          <w:position w:val="-16"/>
          <w:sz w:val="28"/>
          <w:szCs w:val="28"/>
        </w:rPr>
        <w:object w:dxaOrig="220" w:dyaOrig="420">
          <v:shape id="_x0000_i1125" type="#_x0000_t75" style="width:11.25pt;height:21.75pt" o:ole="">
            <v:imagedata r:id="rId216" o:title=""/>
          </v:shape>
          <o:OLEObject Type="Embed" ProgID="Equation.DSMT4" ShapeID="_x0000_i1125" DrawAspect="Content" ObjectID="_1605509461" r:id="rId217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E4733" w:rsidRDefault="00AE4733" w:rsidP="00B13054">
      <w:pPr>
        <w:tabs>
          <w:tab w:val="left" w:pos="709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Момент навантаження в процесі розгону мало залежить від швидкості. В статиці під постійним навантаженням </w:t>
      </w:r>
      <w:r>
        <w:rPr>
          <w:rFonts w:ascii="Times New Roman" w:hAnsi="Times New Roman"/>
          <w:sz w:val="28"/>
          <w:szCs w:val="28"/>
          <w:lang w:val="uk-UA"/>
        </w:rPr>
        <w:t>Мс=0.</w:t>
      </w:r>
      <w:r w:rsidRPr="009B26C7">
        <w:rPr>
          <w:rFonts w:ascii="Times New Roman" w:hAnsi="Times New Roman"/>
          <w:sz w:val="28"/>
          <w:szCs w:val="28"/>
          <w:lang w:val="uk-UA"/>
        </w:rPr>
        <w:t>4 Нм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(при </w:t>
      </w:r>
      <w:r w:rsidRPr="00D22CF4">
        <w:rPr>
          <w:position w:val="-6"/>
        </w:rPr>
        <w:object w:dxaOrig="1040" w:dyaOrig="300">
          <v:shape id="_x0000_i1126" type="#_x0000_t75" style="width:51.75pt;height:15pt" o:ole="">
            <v:imagedata r:id="rId218" o:title=""/>
          </v:shape>
          <o:OLEObject Type="Embed" ProgID="Equation.DSMT4" ShapeID="_x0000_i1126" DrawAspect="Content" ObjectID="_1605509462" r:id="rId219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момент двигуна приблизно на 0.1 Нм більше, ніж Мс. На холостому ходу при  </w:t>
      </w:r>
      <w:r w:rsidRPr="00D22CF4">
        <w:rPr>
          <w:position w:val="-12"/>
        </w:rPr>
        <w:object w:dxaOrig="1820" w:dyaOrig="360">
          <v:shape id="_x0000_i1127" type="#_x0000_t75" style="width:90pt;height:18.75pt" o:ole="">
            <v:imagedata r:id="rId220" o:title=""/>
          </v:shape>
          <o:OLEObject Type="Embed" ProgID="Equation.DSMT4" ShapeID="_x0000_i1127" DrawAspect="Content" ObjectID="_1605509463" r:id="rId221"/>
        </w:objec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момент двигуна також дорівнює приблизно (0.08-1) Нм.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Аналіз перехідних процесів свідчить, що механічна частина електроприводу не може розглядатись як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одномасова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оскільки в динаміці моменту присутнє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перерегулювання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Момент тертя має домінуючу складову тертя покою, або тертя «сухого» та в значно меншій мірі в’язкого тертя.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підтвердження цього факту було виконано тест, аналогічний показаному на рис.</w:t>
      </w:r>
      <w:r w:rsidR="00302725" w:rsidRPr="0048019B">
        <w:rPr>
          <w:rFonts w:ascii="Times New Roman" w:hAnsi="Times New Roman" w:cs="Times New Roman"/>
          <w:sz w:val="28"/>
          <w:szCs w:val="28"/>
          <w:lang w:val="uk-UA"/>
        </w:rPr>
        <w:t>5.12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але при розгоні на </w:t>
      </w:r>
      <w:r>
        <w:rPr>
          <w:rFonts w:ascii="Times New Roman" w:hAnsi="Times New Roman"/>
          <w:sz w:val="28"/>
          <w:szCs w:val="28"/>
          <w:lang w:val="uk-UA"/>
        </w:rPr>
        <w:t>1</w:t>
      </w:r>
      <w:r w:rsidRPr="009B26C7">
        <w:rPr>
          <w:rFonts w:ascii="Times New Roman" w:hAnsi="Times New Roman"/>
          <w:sz w:val="28"/>
          <w:szCs w:val="28"/>
          <w:lang w:val="uk-UA"/>
        </w:rPr>
        <w:t>00 рад/с</w:t>
      </w:r>
      <w:r>
        <w:rPr>
          <w:rFonts w:ascii="Times New Roman" w:hAnsi="Times New Roman"/>
          <w:sz w:val="28"/>
          <w:szCs w:val="28"/>
          <w:lang w:val="uk-UA"/>
        </w:rPr>
        <w:t>. Порівняння поведінки моменту на рис.</w:t>
      </w:r>
      <w:r w:rsidR="00302725" w:rsidRPr="0048019B">
        <w:rPr>
          <w:rFonts w:ascii="Times New Roman" w:hAnsi="Times New Roman"/>
          <w:sz w:val="28"/>
          <w:szCs w:val="28"/>
          <w:lang w:val="uk-UA"/>
        </w:rPr>
        <w:t>5.13</w:t>
      </w:r>
      <w:r>
        <w:rPr>
          <w:rFonts w:ascii="Times New Roman" w:hAnsi="Times New Roman"/>
          <w:sz w:val="28"/>
          <w:szCs w:val="28"/>
          <w:lang w:val="uk-UA"/>
        </w:rPr>
        <w:t xml:space="preserve"> при розгоні до швидкості 100 рад/с та графіків на рис.</w:t>
      </w:r>
      <w:r w:rsidR="00302725" w:rsidRPr="0048019B">
        <w:rPr>
          <w:rFonts w:ascii="Times New Roman" w:hAnsi="Times New Roman"/>
          <w:sz w:val="28"/>
          <w:szCs w:val="28"/>
          <w:lang w:val="uk-UA"/>
        </w:rPr>
        <w:t>5.12</w:t>
      </w:r>
      <w:r>
        <w:rPr>
          <w:rFonts w:ascii="Times New Roman" w:hAnsi="Times New Roman"/>
          <w:sz w:val="28"/>
          <w:szCs w:val="28"/>
          <w:lang w:val="uk-UA"/>
        </w:rPr>
        <w:t xml:space="preserve"> показує, що складова моменту сухого тертя складає приблизно </w:t>
      </w:r>
      <w:r w:rsidRPr="00192A4B">
        <w:rPr>
          <w:rFonts w:ascii="Times New Roman" w:hAnsi="Times New Roman" w:cs="Times New Roman"/>
          <w:position w:val="-12"/>
          <w:sz w:val="28"/>
          <w:szCs w:val="28"/>
        </w:rPr>
        <w:object w:dxaOrig="1620" w:dyaOrig="380">
          <v:shape id="_x0000_i1128" type="#_x0000_t75" style="width:79.5pt;height:19.5pt" o:ole="">
            <v:imagedata r:id="rId222" o:title=""/>
          </v:shape>
          <o:OLEObject Type="Embed" ProgID="Equation.DSMT4" ShapeID="_x0000_i1128" DrawAspect="Content" ObjectID="_1605509464" r:id="rId223"/>
        </w:object>
      </w:r>
      <w:r>
        <w:rPr>
          <w:rFonts w:ascii="Times New Roman" w:hAnsi="Times New Roman"/>
          <w:sz w:val="28"/>
          <w:szCs w:val="28"/>
          <w:lang w:val="uk-UA"/>
        </w:rPr>
        <w:t xml:space="preserve"> для обох перехідних процесів, що відповідає значенню </w:t>
      </w:r>
      <w:r w:rsidRPr="00192A4B">
        <w:rPr>
          <w:rFonts w:ascii="Times New Roman" w:hAnsi="Times New Roman" w:cs="Times New Roman"/>
          <w:position w:val="-12"/>
          <w:sz w:val="28"/>
          <w:szCs w:val="28"/>
        </w:rPr>
        <w:object w:dxaOrig="2420" w:dyaOrig="380">
          <v:shape id="_x0000_i1129" type="#_x0000_t75" style="width:120pt;height:19.5pt" o:ole="">
            <v:imagedata r:id="rId224" o:title=""/>
          </v:shape>
          <o:OLEObject Type="Embed" ProgID="Equation.DSMT4" ShapeID="_x0000_i1129" DrawAspect="Content" ObjectID="_1605509465" r:id="rId225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 xml:space="preserve"> Решта моменту відповідає коефіцієнту в’язкого тертя </w:t>
      </w:r>
      <w:r w:rsidRPr="00192A4B">
        <w:rPr>
          <w:rFonts w:ascii="Times New Roman" w:hAnsi="Times New Roman" w:cs="Times New Roman"/>
          <w:position w:val="-12"/>
          <w:sz w:val="28"/>
          <w:szCs w:val="28"/>
        </w:rPr>
        <w:object w:dxaOrig="3879" w:dyaOrig="420">
          <v:shape id="_x0000_i1130" type="#_x0000_t75" style="width:190.5pt;height:21.75pt" o:ole="">
            <v:imagedata r:id="rId226" o:title=""/>
          </v:shape>
          <o:OLEObject Type="Embed" ProgID="Equation.DSMT4" ShapeID="_x0000_i1130" DrawAspect="Content" ObjectID="_1605509466" r:id="rId227"/>
        </w:objec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1" locked="0" layoutInCell="1" allowOverlap="1" wp14:anchorId="38DC9E6B" wp14:editId="02B63515">
            <wp:simplePos x="0" y="0"/>
            <wp:positionH relativeFrom="column">
              <wp:posOffset>301625</wp:posOffset>
            </wp:positionH>
            <wp:positionV relativeFrom="paragraph">
              <wp:posOffset>190</wp:posOffset>
            </wp:positionV>
            <wp:extent cx="5337175" cy="3412490"/>
            <wp:effectExtent l="0" t="0" r="0" b="0"/>
            <wp:wrapTight wrapText="bothSides">
              <wp:wrapPolygon edited="0">
                <wp:start x="2698" y="0"/>
                <wp:lineTo x="308" y="1568"/>
                <wp:lineTo x="308" y="5426"/>
                <wp:lineTo x="463" y="5788"/>
                <wp:lineTo x="1234" y="5788"/>
                <wp:lineTo x="617" y="7114"/>
                <wp:lineTo x="617" y="7597"/>
                <wp:lineTo x="1234" y="7717"/>
                <wp:lineTo x="848" y="8802"/>
                <wp:lineTo x="925" y="11576"/>
                <wp:lineTo x="617" y="13023"/>
                <wp:lineTo x="617" y="13264"/>
                <wp:lineTo x="1234" y="13505"/>
                <wp:lineTo x="1234" y="15434"/>
                <wp:lineTo x="848" y="15917"/>
                <wp:lineTo x="848" y="16399"/>
                <wp:lineTo x="1234" y="17364"/>
                <wp:lineTo x="540" y="19293"/>
                <wp:lineTo x="385" y="20016"/>
                <wp:lineTo x="1234" y="21102"/>
                <wp:lineTo x="10100" y="21343"/>
                <wp:lineTo x="20739" y="21343"/>
                <wp:lineTo x="21125" y="21102"/>
                <wp:lineTo x="21125" y="20378"/>
                <wp:lineTo x="20816" y="19293"/>
                <wp:lineTo x="20970" y="12540"/>
                <wp:lineTo x="20585" y="12299"/>
                <wp:lineTo x="17501" y="11576"/>
                <wp:lineTo x="17886" y="11576"/>
                <wp:lineTo x="21202" y="9888"/>
                <wp:lineTo x="21202" y="9646"/>
                <wp:lineTo x="20816" y="7717"/>
                <wp:lineTo x="20893" y="1447"/>
                <wp:lineTo x="20277" y="965"/>
                <wp:lineTo x="18195" y="0"/>
                <wp:lineTo x="2698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1" b="10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19B" w:rsidRPr="005F0166" w:rsidRDefault="0048019B" w:rsidP="00B13054">
      <w:pPr>
        <w:spacing w:after="0" w:line="360" w:lineRule="auto"/>
        <w:jc w:val="center"/>
        <w:rPr>
          <w:lang w:val="uk-UA"/>
        </w:rPr>
      </w:pPr>
    </w:p>
    <w:p w:rsidR="00AE4733" w:rsidRPr="005F0166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5F0166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5F0166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5F0166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5F0166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5F0166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5F0166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lang w:val="uk-UA"/>
        </w:rPr>
      </w:pPr>
    </w:p>
    <w:p w:rsidR="00B13054" w:rsidRDefault="00B13054" w:rsidP="00B13054">
      <w:pPr>
        <w:spacing w:after="0" w:line="360" w:lineRule="auto"/>
        <w:jc w:val="center"/>
        <w:rPr>
          <w:lang w:val="uk-UA"/>
        </w:rPr>
      </w:pPr>
    </w:p>
    <w:p w:rsidR="00AE4733" w:rsidRPr="005F0166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5F0166" w:rsidRDefault="00B13054" w:rsidP="00B13054">
      <w:pPr>
        <w:spacing w:after="0" w:line="360" w:lineRule="auto"/>
        <w:jc w:val="center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49E0B674" wp14:editId="4CC4546F">
            <wp:simplePos x="0" y="0"/>
            <wp:positionH relativeFrom="column">
              <wp:posOffset>301625</wp:posOffset>
            </wp:positionH>
            <wp:positionV relativeFrom="paragraph">
              <wp:posOffset>244030</wp:posOffset>
            </wp:positionV>
            <wp:extent cx="5337810" cy="3593465"/>
            <wp:effectExtent l="0" t="0" r="0" b="0"/>
            <wp:wrapTight wrapText="bothSides">
              <wp:wrapPolygon edited="0">
                <wp:start x="1465" y="916"/>
                <wp:lineTo x="848" y="2176"/>
                <wp:lineTo x="848" y="2519"/>
                <wp:lineTo x="1233" y="2977"/>
                <wp:lineTo x="463" y="3893"/>
                <wp:lineTo x="463" y="4351"/>
                <wp:lineTo x="1233" y="4809"/>
                <wp:lineTo x="848" y="5725"/>
                <wp:lineTo x="848" y="6183"/>
                <wp:lineTo x="1233" y="6641"/>
                <wp:lineTo x="308" y="7672"/>
                <wp:lineTo x="308" y="7901"/>
                <wp:lineTo x="1233" y="8474"/>
                <wp:lineTo x="694" y="9848"/>
                <wp:lineTo x="1079" y="10306"/>
                <wp:lineTo x="1079" y="10535"/>
                <wp:lineTo x="3854" y="12138"/>
                <wp:lineTo x="4163" y="12138"/>
                <wp:lineTo x="1465" y="12825"/>
                <wp:lineTo x="463" y="13283"/>
                <wp:lineTo x="540" y="15802"/>
                <wp:lineTo x="1156" y="17634"/>
                <wp:lineTo x="848" y="17863"/>
                <wp:lineTo x="848" y="18321"/>
                <wp:lineTo x="1233" y="19466"/>
                <wp:lineTo x="385" y="20268"/>
                <wp:lineTo x="771" y="21184"/>
                <wp:lineTo x="10099" y="21413"/>
                <wp:lineTo x="20737" y="21413"/>
                <wp:lineTo x="21122" y="21184"/>
                <wp:lineTo x="21122" y="20497"/>
                <wp:lineTo x="20814" y="19466"/>
                <wp:lineTo x="20968" y="13054"/>
                <wp:lineTo x="20582" y="12825"/>
                <wp:lineTo x="17807" y="12138"/>
                <wp:lineTo x="18193" y="12138"/>
                <wp:lineTo x="21199" y="10535"/>
                <wp:lineTo x="21199" y="10306"/>
                <wp:lineTo x="20814" y="8474"/>
                <wp:lineTo x="20891" y="2977"/>
                <wp:lineTo x="20274" y="916"/>
                <wp:lineTo x="1465" y="916"/>
              </wp:wrapPolygon>
            </wp:wrapTight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4733" w:rsidRPr="005F0166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bookmarkStart w:id="172" w:name="OLE_LINK4"/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13054" w:rsidRDefault="00B13054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586821CD" wp14:editId="2DE58B44">
            <wp:simplePos x="0" y="0"/>
            <wp:positionH relativeFrom="column">
              <wp:posOffset>301625</wp:posOffset>
            </wp:positionH>
            <wp:positionV relativeFrom="paragraph">
              <wp:posOffset>182435</wp:posOffset>
            </wp:positionV>
            <wp:extent cx="5337810" cy="1838960"/>
            <wp:effectExtent l="0" t="0" r="0" b="8890"/>
            <wp:wrapTight wrapText="bothSides">
              <wp:wrapPolygon edited="0">
                <wp:start x="3469" y="2014"/>
                <wp:lineTo x="1002" y="3804"/>
                <wp:lineTo x="771" y="4699"/>
                <wp:lineTo x="1233" y="6041"/>
                <wp:lineTo x="848" y="7608"/>
                <wp:lineTo x="848" y="8503"/>
                <wp:lineTo x="1233" y="9622"/>
                <wp:lineTo x="848" y="11412"/>
                <wp:lineTo x="848" y="12307"/>
                <wp:lineTo x="1233" y="13202"/>
                <wp:lineTo x="694" y="15663"/>
                <wp:lineTo x="1233" y="16782"/>
                <wp:lineTo x="694" y="19243"/>
                <wp:lineTo x="1079" y="20362"/>
                <wp:lineTo x="1079" y="21033"/>
                <wp:lineTo x="10099" y="21481"/>
                <wp:lineTo x="20737" y="21481"/>
                <wp:lineTo x="20968" y="21033"/>
                <wp:lineTo x="21199" y="20362"/>
                <wp:lineTo x="20814" y="16782"/>
                <wp:lineTo x="20968" y="4923"/>
                <wp:lineTo x="18347" y="2014"/>
                <wp:lineTo x="3469" y="2014"/>
              </wp:wrapPolygon>
            </wp:wrapTight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13054" w:rsidRDefault="00B13054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bookmarkStart w:id="173" w:name="OLE_LINK1"/>
    </w:p>
    <w:p w:rsidR="00B13054" w:rsidRDefault="00B13054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Рисунок </w:t>
      </w:r>
      <w:r w:rsidR="00302725" w:rsidRPr="00762179">
        <w:rPr>
          <w:rFonts w:ascii="Times New Roman" w:hAnsi="Times New Roman"/>
          <w:sz w:val="28"/>
          <w:szCs w:val="28"/>
          <w:lang w:val="uk-UA"/>
        </w:rPr>
        <w:t>5.12</w:t>
      </w:r>
      <w:r>
        <w:rPr>
          <w:rFonts w:ascii="Times New Roman" w:hAnsi="Times New Roman"/>
          <w:sz w:val="28"/>
          <w:szCs w:val="28"/>
          <w:lang w:val="uk-UA"/>
        </w:rPr>
        <w:t xml:space="preserve"> – </w:t>
      </w:r>
      <w:r w:rsidR="00F11ACC">
        <w:rPr>
          <w:rFonts w:ascii="Times New Roman" w:hAnsi="Times New Roman"/>
          <w:sz w:val="28"/>
          <w:szCs w:val="28"/>
          <w:lang w:val="uk-UA"/>
        </w:rPr>
        <w:t>Графіки перехідних процесів при тестуванні</w:t>
      </w:r>
      <w:r>
        <w:rPr>
          <w:rFonts w:ascii="Times New Roman" w:hAnsi="Times New Roman"/>
          <w:sz w:val="28"/>
          <w:szCs w:val="28"/>
          <w:lang w:val="uk-UA"/>
        </w:rPr>
        <w:t xml:space="preserve"> системи керування швидкістю </w:t>
      </w:r>
      <w:r>
        <w:rPr>
          <w:rFonts w:ascii="Times New Roman" w:hAnsi="Times New Roman"/>
          <w:sz w:val="28"/>
          <w:szCs w:val="28"/>
          <w:lang w:val="en-US"/>
        </w:rPr>
        <w:t>Rexroth</w:t>
      </w:r>
      <w:r w:rsidR="00F11ACC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(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1840" w:dyaOrig="420">
          <v:shape id="_x0000_i1131" type="#_x0000_t75" style="width:91.5pt;height:20.25pt" o:ole="">
            <v:imagedata r:id="rId231" o:title=""/>
          </v:shape>
          <o:OLEObject Type="Embed" ProgID="Equation.DSMT4" ShapeID="_x0000_i1131" DrawAspect="Content" ObjectID="_1605509467" r:id="rId232"/>
        </w:objec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2700" w:dyaOrig="380">
          <v:shape id="_x0000_i1132" type="#_x0000_t75" style="width:133.5pt;height:19.5pt" o:ole="">
            <v:imagedata r:id="rId233" o:title=""/>
          </v:shape>
          <o:OLEObject Type="Embed" ProgID="Equation.DSMT4" ShapeID="_x0000_i1132" DrawAspect="Content" ObjectID="_1605509468" r:id="rId234"/>
        </w:object>
      </w:r>
      <w:r>
        <w:rPr>
          <w:rFonts w:ascii="Times New Roman" w:hAnsi="Times New Roman"/>
          <w:sz w:val="28"/>
          <w:szCs w:val="28"/>
          <w:lang w:val="uk-UA"/>
        </w:rPr>
        <w:t>)</w:t>
      </w:r>
      <w:bookmarkEnd w:id="172"/>
    </w:p>
    <w:bookmarkEnd w:id="173"/>
    <w:p w:rsidR="00AE4733" w:rsidRPr="00402709" w:rsidRDefault="00AE4733" w:rsidP="00B13054">
      <w:pPr>
        <w:spacing w:after="0" w:line="360" w:lineRule="auto"/>
        <w:jc w:val="center"/>
        <w:rPr>
          <w:lang w:val="uk-UA"/>
        </w:rPr>
      </w:pPr>
      <w:r w:rsidRPr="00A123B2">
        <w:rPr>
          <w:noProof/>
          <w:lang w:eastAsia="ru-RU"/>
        </w:rPr>
        <w:lastRenderedPageBreak/>
        <w:drawing>
          <wp:anchor distT="0" distB="0" distL="114300" distR="114300" simplePos="0" relativeHeight="251667456" behindDoc="1" locked="0" layoutInCell="1" allowOverlap="1" wp14:anchorId="2D271912" wp14:editId="4FF98E1F">
            <wp:simplePos x="0" y="0"/>
            <wp:positionH relativeFrom="column">
              <wp:posOffset>301625</wp:posOffset>
            </wp:positionH>
            <wp:positionV relativeFrom="paragraph">
              <wp:posOffset>379</wp:posOffset>
            </wp:positionV>
            <wp:extent cx="5337810" cy="3465830"/>
            <wp:effectExtent l="0" t="0" r="0" b="0"/>
            <wp:wrapTight wrapText="bothSides">
              <wp:wrapPolygon edited="0">
                <wp:start x="2698" y="119"/>
                <wp:lineTo x="1619" y="1306"/>
                <wp:lineTo x="1233" y="1781"/>
                <wp:lineTo x="1233" y="2256"/>
                <wp:lineTo x="385" y="2493"/>
                <wp:lineTo x="385" y="2968"/>
                <wp:lineTo x="1233" y="4155"/>
                <wp:lineTo x="540" y="6055"/>
                <wp:lineTo x="1002" y="7480"/>
                <wp:lineTo x="1233" y="7955"/>
                <wp:lineTo x="848" y="9023"/>
                <wp:lineTo x="925" y="11754"/>
                <wp:lineTo x="617" y="12466"/>
                <wp:lineTo x="617" y="12704"/>
                <wp:lineTo x="1233" y="13653"/>
                <wp:lineTo x="1233" y="15553"/>
                <wp:lineTo x="848" y="16028"/>
                <wp:lineTo x="848" y="16503"/>
                <wp:lineTo x="1233" y="17453"/>
                <wp:lineTo x="1233" y="19352"/>
                <wp:lineTo x="463" y="20302"/>
                <wp:lineTo x="925" y="21133"/>
                <wp:lineTo x="10099" y="21370"/>
                <wp:lineTo x="20737" y="21370"/>
                <wp:lineTo x="21122" y="21133"/>
                <wp:lineTo x="21122" y="20421"/>
                <wp:lineTo x="20814" y="19352"/>
                <wp:lineTo x="20968" y="12704"/>
                <wp:lineTo x="20582" y="12466"/>
                <wp:lineTo x="17499" y="11754"/>
                <wp:lineTo x="17884" y="11754"/>
                <wp:lineTo x="21199" y="10092"/>
                <wp:lineTo x="21199" y="9854"/>
                <wp:lineTo x="20814" y="7955"/>
                <wp:lineTo x="20891" y="1781"/>
                <wp:lineTo x="20274" y="1306"/>
                <wp:lineTo x="18193" y="119"/>
                <wp:lineTo x="2698" y="119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7" b="9843"/>
                    <a:stretch/>
                  </pic:blipFill>
                  <pic:spPr bwMode="auto">
                    <a:xfrm>
                      <a:off x="0" y="0"/>
                      <a:ext cx="533781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Pr="00402709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402709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402709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402709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402709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402709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402709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402709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402709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402709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402709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402709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Default="00D45D4E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A123B2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 wp14:anchorId="274BA108" wp14:editId="1B6D6F26">
            <wp:simplePos x="0" y="0"/>
            <wp:positionH relativeFrom="column">
              <wp:posOffset>301625</wp:posOffset>
            </wp:positionH>
            <wp:positionV relativeFrom="paragraph">
              <wp:posOffset>57340</wp:posOffset>
            </wp:positionV>
            <wp:extent cx="5337810" cy="3593465"/>
            <wp:effectExtent l="0" t="0" r="0" b="0"/>
            <wp:wrapTight wrapText="bothSides">
              <wp:wrapPolygon edited="0">
                <wp:start x="1465" y="916"/>
                <wp:lineTo x="848" y="2176"/>
                <wp:lineTo x="848" y="2519"/>
                <wp:lineTo x="1233" y="2977"/>
                <wp:lineTo x="463" y="3893"/>
                <wp:lineTo x="463" y="4351"/>
                <wp:lineTo x="1233" y="4809"/>
                <wp:lineTo x="848" y="5725"/>
                <wp:lineTo x="848" y="6183"/>
                <wp:lineTo x="1233" y="6641"/>
                <wp:lineTo x="308" y="7672"/>
                <wp:lineTo x="308" y="7901"/>
                <wp:lineTo x="1233" y="8474"/>
                <wp:lineTo x="694" y="9848"/>
                <wp:lineTo x="1079" y="10306"/>
                <wp:lineTo x="1079" y="10535"/>
                <wp:lineTo x="3854" y="12138"/>
                <wp:lineTo x="771" y="12481"/>
                <wp:lineTo x="540" y="12939"/>
                <wp:lineTo x="1233" y="13970"/>
                <wp:lineTo x="617" y="15001"/>
                <wp:lineTo x="617" y="15459"/>
                <wp:lineTo x="1233" y="15802"/>
                <wp:lineTo x="771" y="17634"/>
                <wp:lineTo x="1233" y="19466"/>
                <wp:lineTo x="385" y="20268"/>
                <wp:lineTo x="771" y="21184"/>
                <wp:lineTo x="10099" y="21413"/>
                <wp:lineTo x="20737" y="21413"/>
                <wp:lineTo x="21122" y="21184"/>
                <wp:lineTo x="21122" y="20497"/>
                <wp:lineTo x="20814" y="19466"/>
                <wp:lineTo x="20968" y="13054"/>
                <wp:lineTo x="20582" y="12825"/>
                <wp:lineTo x="17807" y="12138"/>
                <wp:lineTo x="18193" y="12138"/>
                <wp:lineTo x="21199" y="10535"/>
                <wp:lineTo x="21199" y="10306"/>
                <wp:lineTo x="20814" y="8474"/>
                <wp:lineTo x="20891" y="2977"/>
                <wp:lineTo x="20274" y="916"/>
                <wp:lineTo x="1465" y="916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09"/>
                    <a:stretch/>
                  </pic:blipFill>
                  <pic:spPr bwMode="auto">
                    <a:xfrm>
                      <a:off x="0" y="0"/>
                      <a:ext cx="533781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D45D4E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A123B2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 wp14:anchorId="3B3B4226" wp14:editId="6B65868A">
            <wp:simplePos x="0" y="0"/>
            <wp:positionH relativeFrom="column">
              <wp:posOffset>301625</wp:posOffset>
            </wp:positionH>
            <wp:positionV relativeFrom="paragraph">
              <wp:posOffset>197930</wp:posOffset>
            </wp:positionV>
            <wp:extent cx="5337810" cy="1849755"/>
            <wp:effectExtent l="0" t="0" r="0" b="0"/>
            <wp:wrapTight wrapText="bothSides">
              <wp:wrapPolygon edited="0">
                <wp:start x="3469" y="1780"/>
                <wp:lineTo x="1002" y="3782"/>
                <wp:lineTo x="771" y="4671"/>
                <wp:lineTo x="1233" y="5784"/>
                <wp:lineTo x="848" y="7563"/>
                <wp:lineTo x="848" y="8453"/>
                <wp:lineTo x="1233" y="9343"/>
                <wp:lineTo x="848" y="11123"/>
                <wp:lineTo x="848" y="12012"/>
                <wp:lineTo x="1233" y="12902"/>
                <wp:lineTo x="694" y="15349"/>
                <wp:lineTo x="1233" y="16461"/>
                <wp:lineTo x="694" y="19131"/>
                <wp:lineTo x="1079" y="20021"/>
                <wp:lineTo x="1079" y="20688"/>
                <wp:lineTo x="10099" y="21133"/>
                <wp:lineTo x="20737" y="21133"/>
                <wp:lineTo x="20968" y="20688"/>
                <wp:lineTo x="21199" y="20021"/>
                <wp:lineTo x="20814" y="16461"/>
                <wp:lineTo x="20891" y="4894"/>
                <wp:lineTo x="20274" y="4004"/>
                <wp:lineTo x="18347" y="1780"/>
                <wp:lineTo x="3469" y="178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25"/>
                    <a:stretch/>
                  </pic:blipFill>
                  <pic:spPr bwMode="auto">
                    <a:xfrm>
                      <a:off x="0" y="0"/>
                      <a:ext cx="533781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D45D4E" w:rsidRDefault="00D45D4E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D45D4E" w:rsidRDefault="00D45D4E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Рисунок </w:t>
      </w:r>
      <w:r w:rsidR="00302725" w:rsidRPr="00762179">
        <w:rPr>
          <w:rFonts w:ascii="Times New Roman" w:hAnsi="Times New Roman"/>
          <w:sz w:val="28"/>
          <w:szCs w:val="28"/>
          <w:lang w:val="uk-UA"/>
        </w:rPr>
        <w:t>5.13</w:t>
      </w:r>
      <w:r>
        <w:rPr>
          <w:rFonts w:ascii="Times New Roman" w:hAnsi="Times New Roman"/>
          <w:sz w:val="28"/>
          <w:szCs w:val="28"/>
          <w:lang w:val="uk-UA"/>
        </w:rPr>
        <w:t xml:space="preserve"> – </w:t>
      </w:r>
      <w:r w:rsidR="00F11ACC">
        <w:rPr>
          <w:rFonts w:ascii="Times New Roman" w:hAnsi="Times New Roman"/>
          <w:sz w:val="28"/>
          <w:szCs w:val="28"/>
          <w:lang w:val="uk-UA"/>
        </w:rPr>
        <w:t xml:space="preserve">Графіки перехідних процесів при тестуванні </w:t>
      </w:r>
      <w:r>
        <w:rPr>
          <w:rFonts w:ascii="Times New Roman" w:hAnsi="Times New Roman"/>
          <w:sz w:val="28"/>
          <w:szCs w:val="28"/>
          <w:lang w:val="uk-UA"/>
        </w:rPr>
        <w:t xml:space="preserve">системи керування швидкістю </w:t>
      </w:r>
      <w:r>
        <w:rPr>
          <w:rFonts w:ascii="Times New Roman" w:hAnsi="Times New Roman"/>
          <w:sz w:val="28"/>
          <w:szCs w:val="28"/>
          <w:lang w:val="en-US"/>
        </w:rPr>
        <w:t>Rexroth</w:t>
      </w:r>
      <w:r>
        <w:rPr>
          <w:rFonts w:ascii="Times New Roman" w:hAnsi="Times New Roman"/>
          <w:sz w:val="28"/>
          <w:szCs w:val="28"/>
          <w:lang w:val="uk-UA"/>
        </w:rPr>
        <w:t xml:space="preserve"> (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1820" w:dyaOrig="420">
          <v:shape id="_x0000_i1133" type="#_x0000_t75" style="width:90pt;height:20.25pt" o:ole="">
            <v:imagedata r:id="rId238" o:title=""/>
          </v:shape>
          <o:OLEObject Type="Embed" ProgID="Equation.DSMT4" ShapeID="_x0000_i1133" DrawAspect="Content" ObjectID="_1605509469" r:id="rId239"/>
        </w:objec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2700" w:dyaOrig="380">
          <v:shape id="_x0000_i1134" type="#_x0000_t75" style="width:133.5pt;height:19.5pt" o:ole="">
            <v:imagedata r:id="rId233" o:title=""/>
          </v:shape>
          <o:OLEObject Type="Embed" ProgID="Equation.DSMT4" ShapeID="_x0000_i1134" DrawAspect="Content" ObjectID="_1605509470" r:id="rId240"/>
        </w:object>
      </w:r>
      <w:r>
        <w:rPr>
          <w:rFonts w:ascii="Times New Roman" w:hAnsi="Times New Roman"/>
          <w:sz w:val="28"/>
          <w:szCs w:val="28"/>
          <w:lang w:val="uk-UA"/>
        </w:rPr>
        <w:t>)</w:t>
      </w:r>
    </w:p>
    <w:p w:rsidR="00AE4733" w:rsidRDefault="00AE4733" w:rsidP="00B13054">
      <w:pPr>
        <w:tabs>
          <w:tab w:val="left" w:pos="0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На рис.</w:t>
      </w:r>
      <w:r w:rsidR="00302725" w:rsidRPr="00762179">
        <w:rPr>
          <w:rFonts w:ascii="Times New Roman" w:hAnsi="Times New Roman" w:cs="Times New Roman"/>
          <w:sz w:val="28"/>
          <w:szCs w:val="28"/>
          <w:lang w:val="uk-UA"/>
        </w:rPr>
        <w:t>5.14</w:t>
      </w:r>
      <w:r>
        <w:rPr>
          <w:rFonts w:ascii="Times New Roman" w:hAnsi="Times New Roman" w:cs="Times New Roman"/>
          <w:sz w:val="28"/>
          <w:szCs w:val="28"/>
          <w:lang w:val="uk-UA"/>
        </w:rPr>
        <w:t>-рис.</w:t>
      </w:r>
      <w:r w:rsidR="00730469" w:rsidRPr="00762179">
        <w:rPr>
          <w:rFonts w:ascii="Times New Roman" w:hAnsi="Times New Roman" w:cs="Times New Roman"/>
          <w:sz w:val="28"/>
          <w:szCs w:val="28"/>
          <w:lang w:val="uk-UA"/>
        </w:rPr>
        <w:t>5.15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показано графіки перехідних процесів в системі керування швидкості, які отримано шляхом математичного моделювання при наступних значеннях параметрів налаштування:</w:t>
      </w:r>
    </w:p>
    <w:p w:rsidR="00E9494B" w:rsidRDefault="00E9494B" w:rsidP="00E9494B">
      <w:pPr>
        <w:pStyle w:val="MTDisplayEquation"/>
        <w:rPr>
          <w:rFonts w:ascii="Times New Roman" w:hAnsi="Times New Roman" w:cs="Times New Roman"/>
          <w:sz w:val="26"/>
          <w:szCs w:val="26"/>
        </w:rPr>
      </w:pPr>
      <w:r w:rsidRPr="00E9494B">
        <w:rPr>
          <w:rFonts w:ascii="Times New Roman" w:hAnsi="Times New Roman" w:cs="Times New Roman"/>
          <w:sz w:val="26"/>
          <w:szCs w:val="26"/>
        </w:rPr>
        <w:tab/>
      </w:r>
      <w:r w:rsidRPr="00E9494B">
        <w:rPr>
          <w:rFonts w:ascii="Times New Roman" w:hAnsi="Times New Roman" w:cs="Times New Roman"/>
          <w:position w:val="-128"/>
          <w:sz w:val="26"/>
          <w:szCs w:val="26"/>
        </w:rPr>
        <w:object w:dxaOrig="2900" w:dyaOrig="2700">
          <v:shape id="_x0000_i1135" type="#_x0000_t75" style="width:142.5pt;height:138pt" o:ole="">
            <v:imagedata r:id="rId241" o:title=""/>
          </v:shape>
          <o:OLEObject Type="Embed" ProgID="Equation.DSMT4" ShapeID="_x0000_i1135" DrawAspect="Content" ObjectID="_1605509471" r:id="rId242"/>
        </w:object>
      </w:r>
      <w:r w:rsidRPr="00E9494B">
        <w:rPr>
          <w:rFonts w:ascii="Times New Roman" w:hAnsi="Times New Roman" w:cs="Times New Roman"/>
          <w:sz w:val="26"/>
          <w:szCs w:val="26"/>
        </w:rPr>
        <w:tab/>
      </w:r>
    </w:p>
    <w:p w:rsidR="00AE4733" w:rsidRDefault="00AE4733" w:rsidP="00E9494B">
      <w:pPr>
        <w:pStyle w:val="MTDisplayEquation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Графіки при розгоні до 200 рад/с та 100 рад/с представлені на рис.</w:t>
      </w:r>
      <w:r w:rsidR="00302725" w:rsidRPr="00762179">
        <w:rPr>
          <w:rFonts w:ascii="Times New Roman" w:hAnsi="Times New Roman" w:cs="Times New Roman"/>
          <w:sz w:val="28"/>
          <w:szCs w:val="28"/>
        </w:rPr>
        <w:t>5.14</w:t>
      </w:r>
      <w:r>
        <w:rPr>
          <w:rFonts w:ascii="Times New Roman" w:hAnsi="Times New Roman" w:cs="Times New Roman"/>
          <w:sz w:val="28"/>
          <w:szCs w:val="28"/>
        </w:rPr>
        <w:t>-рис.</w:t>
      </w:r>
      <w:r w:rsidR="00730469" w:rsidRPr="00762179">
        <w:rPr>
          <w:rFonts w:ascii="Times New Roman" w:hAnsi="Times New Roman" w:cs="Times New Roman"/>
          <w:sz w:val="28"/>
          <w:szCs w:val="28"/>
        </w:rPr>
        <w:t>5.15</w:t>
      </w:r>
      <w:r>
        <w:rPr>
          <w:rFonts w:ascii="Times New Roman" w:hAnsi="Times New Roman" w:cs="Times New Roman"/>
          <w:sz w:val="28"/>
          <w:szCs w:val="28"/>
        </w:rPr>
        <w:t xml:space="preserve"> відповідно. Результати математичного моделювання свідчать, що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одномасовому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представленні відповідно до (</w:t>
      </w:r>
      <w:r w:rsidR="00631AED" w:rsidRPr="00762179">
        <w:rPr>
          <w:rFonts w:ascii="Times New Roman" w:hAnsi="Times New Roman" w:cs="Times New Roman"/>
          <w:sz w:val="28"/>
          <w:szCs w:val="28"/>
        </w:rPr>
        <w:t>5.14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коливальність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має бути відсутньою. З цього факту слідує, що механічна частина електроприводу, що розглядається, не може бути представлена у вигляді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одномасового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об’єкту керування. Поясненням цього факту є присутність пружного з’єднання СД та навантажувальної машини з рахунок використання гумової муфти.</w:t>
      </w:r>
    </w:p>
    <w:p w:rsidR="00AE4733" w:rsidRDefault="00AE4733" w:rsidP="00DE5920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підтвердження цього факту на рис.</w:t>
      </w:r>
      <w:r w:rsidR="00730469" w:rsidRPr="00762179">
        <w:rPr>
          <w:rFonts w:ascii="Times New Roman" w:hAnsi="Times New Roman" w:cs="Times New Roman"/>
          <w:sz w:val="28"/>
          <w:szCs w:val="28"/>
          <w:lang w:val="uk-UA"/>
        </w:rPr>
        <w:t>5.16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представлені графіки експериментальних логарифмічних амплітудних та фазочастотних характеристик системи електроприводу та частотних характеристик, розрахованих для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одномасового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об’єкту (рис.</w:t>
      </w:r>
      <w:r w:rsidR="0047657C">
        <w:rPr>
          <w:rFonts w:ascii="Times New Roman" w:hAnsi="Times New Roman" w:cs="Times New Roman"/>
          <w:sz w:val="28"/>
          <w:szCs w:val="28"/>
          <w:lang w:val="uk-UA"/>
        </w:rPr>
        <w:t>5.</w:t>
      </w:r>
      <w:r w:rsidR="00730469" w:rsidRPr="00762179">
        <w:rPr>
          <w:rFonts w:ascii="Times New Roman" w:hAnsi="Times New Roman" w:cs="Times New Roman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>). Значення для побудови ЛАЧХ та ЛФЧХ зведено в табл.</w:t>
      </w:r>
      <w:r w:rsidR="00F11ACC">
        <w:rPr>
          <w:rFonts w:ascii="Times New Roman" w:hAnsi="Times New Roman" w:cs="Times New Roman"/>
          <w:sz w:val="28"/>
          <w:szCs w:val="28"/>
          <w:lang w:val="uk-UA"/>
        </w:rPr>
        <w:t>5.</w:t>
      </w:r>
      <w:r w:rsidR="00762179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Експериментальні частотні характеристики на рис.</w:t>
      </w:r>
      <w:r w:rsidR="00730469" w:rsidRPr="00762179">
        <w:rPr>
          <w:rFonts w:ascii="Times New Roman" w:hAnsi="Times New Roman" w:cs="Times New Roman"/>
          <w:sz w:val="28"/>
          <w:szCs w:val="28"/>
          <w:lang w:val="uk-UA"/>
        </w:rPr>
        <w:t>5.16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демонструють ознаки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двомасовості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механічної частини, що проявляється в  наявності резонансної поведінки в зоні частот 10-30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Гц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В той же час розрахункова частотна характеристика має монотонно спадаючий характер в діапазоні цих частот. 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4679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3600" behindDoc="1" locked="0" layoutInCell="1" allowOverlap="1" wp14:anchorId="5C3E6CD9" wp14:editId="61E2B305">
            <wp:simplePos x="0" y="0"/>
            <wp:positionH relativeFrom="column">
              <wp:posOffset>618490</wp:posOffset>
            </wp:positionH>
            <wp:positionV relativeFrom="paragraph">
              <wp:posOffset>190</wp:posOffset>
            </wp:positionV>
            <wp:extent cx="5334000" cy="3419475"/>
            <wp:effectExtent l="0" t="0" r="0" b="9525"/>
            <wp:wrapTight wrapText="bothSides">
              <wp:wrapPolygon edited="0">
                <wp:start x="2700" y="0"/>
                <wp:lineTo x="309" y="1805"/>
                <wp:lineTo x="309" y="5535"/>
                <wp:lineTo x="540" y="6017"/>
                <wp:lineTo x="1234" y="6017"/>
                <wp:lineTo x="617" y="7220"/>
                <wp:lineTo x="617" y="7581"/>
                <wp:lineTo x="1234" y="7942"/>
                <wp:lineTo x="849" y="8905"/>
                <wp:lineTo x="926" y="11793"/>
                <wp:lineTo x="617" y="13237"/>
                <wp:lineTo x="617" y="13477"/>
                <wp:lineTo x="1234" y="13718"/>
                <wp:lineTo x="1234" y="15643"/>
                <wp:lineTo x="849" y="16125"/>
                <wp:lineTo x="849" y="16606"/>
                <wp:lineTo x="1234" y="17569"/>
                <wp:lineTo x="540" y="19494"/>
                <wp:lineTo x="386" y="20216"/>
                <wp:lineTo x="1234" y="21299"/>
                <wp:lineTo x="10106" y="21540"/>
                <wp:lineTo x="20751" y="21540"/>
                <wp:lineTo x="21137" y="21299"/>
                <wp:lineTo x="21137" y="20577"/>
                <wp:lineTo x="20829" y="19494"/>
                <wp:lineTo x="20983" y="12635"/>
                <wp:lineTo x="20597" y="12394"/>
                <wp:lineTo x="17589" y="11793"/>
                <wp:lineTo x="17974" y="11793"/>
                <wp:lineTo x="21214" y="10108"/>
                <wp:lineTo x="21214" y="9867"/>
                <wp:lineTo x="20829" y="7942"/>
                <wp:lineTo x="20983" y="1564"/>
                <wp:lineTo x="20366" y="1203"/>
                <wp:lineTo x="18206" y="0"/>
                <wp:lineTo x="270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3"/>
                    <pic:cNvPicPr>
                      <a:picLocks noChangeAspect="1" noChangeArrowheads="1"/>
                    </pic:cNvPicPr>
                  </pic:nvPicPr>
                  <pic:blipFill rotWithShape="1"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6" b="10238"/>
                    <a:stretch/>
                  </pic:blipFill>
                  <pic:spPr bwMode="auto">
                    <a:xfrm>
                      <a:off x="0" y="0"/>
                      <a:ext cx="5334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:rsidR="00AE4733" w:rsidRPr="00C55FB1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highlight w:val="yellow"/>
          <w:lang w:val="uk-UA"/>
        </w:rPr>
      </w:pPr>
    </w:p>
    <w:p w:rsidR="00AE4733" w:rsidRPr="00C55FB1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highlight w:val="yellow"/>
          <w:lang w:val="uk-UA"/>
        </w:rPr>
      </w:pPr>
    </w:p>
    <w:p w:rsidR="00AE4733" w:rsidRPr="00C55FB1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highlight w:val="yellow"/>
          <w:lang w:val="uk-UA"/>
        </w:rPr>
      </w:pPr>
    </w:p>
    <w:p w:rsidR="00AE4733" w:rsidRPr="00C55FB1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highlight w:val="yellow"/>
          <w:lang w:val="uk-UA"/>
        </w:rPr>
      </w:pPr>
    </w:p>
    <w:p w:rsidR="00AE4733" w:rsidRPr="00C55FB1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highlight w:val="yellow"/>
          <w:lang w:val="uk-UA"/>
        </w:rPr>
      </w:pPr>
    </w:p>
    <w:p w:rsidR="00AE4733" w:rsidRPr="00C55FB1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highlight w:val="yellow"/>
          <w:lang w:val="uk-UA"/>
        </w:rPr>
      </w:pPr>
      <w:r w:rsidRPr="00E46792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1" locked="0" layoutInCell="1" allowOverlap="1" wp14:anchorId="50FAC020" wp14:editId="3EA96863">
            <wp:simplePos x="0" y="0"/>
            <wp:positionH relativeFrom="column">
              <wp:posOffset>618490</wp:posOffset>
            </wp:positionH>
            <wp:positionV relativeFrom="paragraph">
              <wp:posOffset>260540</wp:posOffset>
            </wp:positionV>
            <wp:extent cx="5334000" cy="3600450"/>
            <wp:effectExtent l="0" t="0" r="0" b="0"/>
            <wp:wrapTight wrapText="bothSides">
              <wp:wrapPolygon edited="0">
                <wp:start x="1466" y="914"/>
                <wp:lineTo x="849" y="2171"/>
                <wp:lineTo x="849" y="2514"/>
                <wp:lineTo x="1234" y="2971"/>
                <wp:lineTo x="463" y="3886"/>
                <wp:lineTo x="463" y="4343"/>
                <wp:lineTo x="1234" y="4800"/>
                <wp:lineTo x="849" y="5714"/>
                <wp:lineTo x="849" y="6171"/>
                <wp:lineTo x="1234" y="6629"/>
                <wp:lineTo x="309" y="7657"/>
                <wp:lineTo x="309" y="7886"/>
                <wp:lineTo x="1234" y="8457"/>
                <wp:lineTo x="694" y="9829"/>
                <wp:lineTo x="1080" y="10286"/>
                <wp:lineTo x="1080" y="10514"/>
                <wp:lineTo x="3857" y="12114"/>
                <wp:lineTo x="4166" y="12114"/>
                <wp:lineTo x="1466" y="12800"/>
                <wp:lineTo x="463" y="13257"/>
                <wp:lineTo x="540" y="15771"/>
                <wp:lineTo x="1157" y="17600"/>
                <wp:lineTo x="849" y="17829"/>
                <wp:lineTo x="849" y="18286"/>
                <wp:lineTo x="1234" y="19429"/>
                <wp:lineTo x="386" y="20229"/>
                <wp:lineTo x="771" y="21143"/>
                <wp:lineTo x="10106" y="21371"/>
                <wp:lineTo x="20751" y="21371"/>
                <wp:lineTo x="21137" y="21143"/>
                <wp:lineTo x="21137" y="20457"/>
                <wp:lineTo x="20829" y="19429"/>
                <wp:lineTo x="20983" y="13029"/>
                <wp:lineTo x="20597" y="12800"/>
                <wp:lineTo x="17820" y="12114"/>
                <wp:lineTo x="18206" y="12114"/>
                <wp:lineTo x="21214" y="10514"/>
                <wp:lineTo x="21214" y="10286"/>
                <wp:lineTo x="20829" y="8457"/>
                <wp:lineTo x="20906" y="2971"/>
                <wp:lineTo x="20289" y="914"/>
                <wp:lineTo x="1466" y="914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4"/>
                    <pic:cNvPicPr>
                      <a:picLocks noChangeAspect="1" noChangeArrowheads="1"/>
                    </pic:cNvPicPr>
                  </pic:nvPicPr>
                  <pic:blipFill rotWithShape="1"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00"/>
                    <a:stretch/>
                  </pic:blipFill>
                  <pic:spPr bwMode="auto">
                    <a:xfrm>
                      <a:off x="0" y="0"/>
                      <a:ext cx="5334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Pr="00E46792" w:rsidRDefault="00AE4733" w:rsidP="00B13054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Pr="00C55FB1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highlight w:val="yellow"/>
          <w:lang w:val="uk-UA"/>
        </w:rPr>
      </w:pPr>
    </w:p>
    <w:p w:rsidR="00AE4733" w:rsidRPr="00C55FB1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highlight w:val="yellow"/>
          <w:lang w:val="uk-UA"/>
        </w:rPr>
      </w:pPr>
    </w:p>
    <w:p w:rsidR="00AE4733" w:rsidRPr="00C55FB1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highlight w:val="yellow"/>
          <w:lang w:val="uk-UA"/>
        </w:rPr>
      </w:pPr>
    </w:p>
    <w:p w:rsidR="00AE4733" w:rsidRPr="00C55FB1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highlight w:val="yellow"/>
          <w:lang w:val="uk-UA"/>
        </w:rPr>
      </w:pPr>
    </w:p>
    <w:p w:rsidR="00AE4733" w:rsidRPr="00C55FB1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highlight w:val="yellow"/>
          <w:lang w:val="uk-UA"/>
        </w:rPr>
      </w:pPr>
    </w:p>
    <w:p w:rsidR="00AE4733" w:rsidRPr="00C55FB1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highlight w:val="yellow"/>
          <w:lang w:val="uk-UA"/>
        </w:rPr>
      </w:pPr>
    </w:p>
    <w:p w:rsidR="00AE4733" w:rsidRPr="00C55FB1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highlight w:val="yellow"/>
          <w:lang w:val="uk-UA"/>
        </w:rPr>
      </w:pPr>
    </w:p>
    <w:p w:rsidR="00AE4733" w:rsidRPr="00C55FB1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highlight w:val="yellow"/>
          <w:lang w:val="uk-UA"/>
        </w:rPr>
      </w:pPr>
    </w:p>
    <w:p w:rsidR="00AE4733" w:rsidRPr="00C55FB1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highlight w:val="yellow"/>
          <w:lang w:val="uk-UA"/>
        </w:rPr>
      </w:pPr>
    </w:p>
    <w:p w:rsidR="00AE4733" w:rsidRPr="00C55FB1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highlight w:val="yellow"/>
          <w:lang w:val="uk-UA"/>
        </w:rPr>
      </w:pPr>
    </w:p>
    <w:p w:rsidR="00AE4733" w:rsidRPr="00E46792" w:rsidRDefault="00D45D4E" w:rsidP="00B13054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  <w:lang w:val="uk-UA"/>
        </w:rPr>
      </w:pPr>
      <w:r w:rsidRPr="00E46792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1" locked="0" layoutInCell="1" allowOverlap="1" wp14:anchorId="1E890263" wp14:editId="092D5354">
            <wp:simplePos x="0" y="0"/>
            <wp:positionH relativeFrom="column">
              <wp:posOffset>618490</wp:posOffset>
            </wp:positionH>
            <wp:positionV relativeFrom="paragraph">
              <wp:posOffset>94170</wp:posOffset>
            </wp:positionV>
            <wp:extent cx="5334000" cy="1847850"/>
            <wp:effectExtent l="0" t="0" r="0" b="0"/>
            <wp:wrapTight wrapText="bothSides">
              <wp:wrapPolygon edited="0">
                <wp:start x="3471" y="1781"/>
                <wp:lineTo x="1003" y="3786"/>
                <wp:lineTo x="771" y="4676"/>
                <wp:lineTo x="1234" y="5790"/>
                <wp:lineTo x="849" y="7571"/>
                <wp:lineTo x="849" y="8462"/>
                <wp:lineTo x="1234" y="9353"/>
                <wp:lineTo x="849" y="11134"/>
                <wp:lineTo x="849" y="12025"/>
                <wp:lineTo x="1234" y="12915"/>
                <wp:lineTo x="694" y="15365"/>
                <wp:lineTo x="1234" y="16478"/>
                <wp:lineTo x="694" y="19151"/>
                <wp:lineTo x="1080" y="20041"/>
                <wp:lineTo x="1080" y="20709"/>
                <wp:lineTo x="10106" y="21155"/>
                <wp:lineTo x="20751" y="21155"/>
                <wp:lineTo x="20983" y="20709"/>
                <wp:lineTo x="21214" y="20041"/>
                <wp:lineTo x="20829" y="16478"/>
                <wp:lineTo x="20906" y="4899"/>
                <wp:lineTo x="20289" y="4008"/>
                <wp:lineTo x="18360" y="1781"/>
                <wp:lineTo x="3471" y="1781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5"/>
                    <pic:cNvPicPr>
                      <a:picLocks noChangeAspect="1" noChangeArrowheads="1"/>
                    </pic:cNvPicPr>
                  </pic:nvPicPr>
                  <pic:blipFill rotWithShape="1"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09"/>
                    <a:stretch/>
                  </pic:blipFill>
                  <pic:spPr bwMode="auto">
                    <a:xfrm>
                      <a:off x="0" y="0"/>
                      <a:ext cx="5334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E4733" w:rsidRPr="00C55FB1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highlight w:val="yellow"/>
          <w:lang w:val="uk-UA"/>
        </w:rPr>
      </w:pPr>
    </w:p>
    <w:p w:rsidR="00AE4733" w:rsidRPr="00C55FB1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highlight w:val="yellow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D45D4E" w:rsidRDefault="00D45D4E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D45D4E" w:rsidRDefault="00D45D4E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D45D4E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Рисунок </w:t>
      </w:r>
      <w:r w:rsidR="00302725" w:rsidRPr="00762179">
        <w:rPr>
          <w:rFonts w:ascii="Times New Roman" w:hAnsi="Times New Roman"/>
          <w:sz w:val="28"/>
          <w:szCs w:val="28"/>
          <w:lang w:val="uk-UA"/>
        </w:rPr>
        <w:t>5.14</w:t>
      </w:r>
      <w:r>
        <w:rPr>
          <w:rFonts w:ascii="Times New Roman" w:hAnsi="Times New Roman"/>
          <w:sz w:val="28"/>
          <w:szCs w:val="28"/>
          <w:lang w:val="uk-UA"/>
        </w:rPr>
        <w:t xml:space="preserve"> – </w:t>
      </w:r>
      <w:r w:rsidR="0047657C">
        <w:rPr>
          <w:rFonts w:ascii="Times New Roman" w:hAnsi="Times New Roman"/>
          <w:sz w:val="28"/>
          <w:szCs w:val="28"/>
          <w:lang w:val="uk-UA"/>
        </w:rPr>
        <w:t xml:space="preserve">Графіки перехідних процесів при моделюванні </w:t>
      </w:r>
      <w:r>
        <w:rPr>
          <w:rFonts w:ascii="Times New Roman" w:hAnsi="Times New Roman"/>
          <w:sz w:val="28"/>
          <w:szCs w:val="28"/>
          <w:lang w:val="uk-UA"/>
        </w:rPr>
        <w:t xml:space="preserve">системи керування швидкістю </w:t>
      </w:r>
      <w:r>
        <w:rPr>
          <w:rFonts w:ascii="Times New Roman" w:hAnsi="Times New Roman"/>
          <w:sz w:val="28"/>
          <w:szCs w:val="28"/>
          <w:lang w:val="en-US"/>
        </w:rPr>
        <w:t>Rexroth</w:t>
      </w:r>
      <w:r w:rsidR="0047657C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(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1840" w:dyaOrig="420">
          <v:shape id="_x0000_i1136" type="#_x0000_t75" style="width:91.5pt;height:20.25pt" o:ole="">
            <v:imagedata r:id="rId246" o:title=""/>
          </v:shape>
          <o:OLEObject Type="Embed" ProgID="Equation.DSMT4" ShapeID="_x0000_i1136" DrawAspect="Content" ObjectID="_1605509472" r:id="rId247"/>
        </w:objec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2659" w:dyaOrig="380">
          <v:shape id="_x0000_i1137" type="#_x0000_t75" style="width:132pt;height:19.5pt" o:ole="">
            <v:imagedata r:id="rId248" o:title=""/>
          </v:shape>
          <o:OLEObject Type="Embed" ProgID="Equation.DSMT4" ShapeID="_x0000_i1137" DrawAspect="Content" ObjectID="_1605509473" r:id="rId249"/>
        </w:object>
      </w:r>
      <w:r>
        <w:rPr>
          <w:rFonts w:ascii="Times New Roman" w:hAnsi="Times New Roman"/>
          <w:sz w:val="28"/>
          <w:szCs w:val="28"/>
          <w:lang w:val="uk-UA"/>
        </w:rPr>
        <w:t>)</w:t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C55FB1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0528" behindDoc="1" locked="0" layoutInCell="1" allowOverlap="1" wp14:anchorId="1C7666D6" wp14:editId="0553D552">
            <wp:simplePos x="0" y="0"/>
            <wp:positionH relativeFrom="column">
              <wp:posOffset>437515</wp:posOffset>
            </wp:positionH>
            <wp:positionV relativeFrom="paragraph">
              <wp:posOffset>124</wp:posOffset>
            </wp:positionV>
            <wp:extent cx="5334000" cy="3429000"/>
            <wp:effectExtent l="0" t="0" r="0" b="0"/>
            <wp:wrapTight wrapText="bothSides">
              <wp:wrapPolygon edited="0">
                <wp:start x="2700" y="0"/>
                <wp:lineTo x="1620" y="1080"/>
                <wp:lineTo x="1234" y="1560"/>
                <wp:lineTo x="1234" y="2040"/>
                <wp:lineTo x="386" y="2280"/>
                <wp:lineTo x="386" y="2760"/>
                <wp:lineTo x="1234" y="3960"/>
                <wp:lineTo x="540" y="5880"/>
                <wp:lineTo x="1003" y="7320"/>
                <wp:lineTo x="1234" y="7800"/>
                <wp:lineTo x="849" y="8880"/>
                <wp:lineTo x="926" y="11640"/>
                <wp:lineTo x="617" y="13080"/>
                <wp:lineTo x="617" y="13320"/>
                <wp:lineTo x="1234" y="13560"/>
                <wp:lineTo x="1234" y="15480"/>
                <wp:lineTo x="849" y="15960"/>
                <wp:lineTo x="849" y="16440"/>
                <wp:lineTo x="1234" y="17400"/>
                <wp:lineTo x="540" y="19320"/>
                <wp:lineTo x="386" y="20040"/>
                <wp:lineTo x="1234" y="21120"/>
                <wp:lineTo x="10106" y="21360"/>
                <wp:lineTo x="20751" y="21360"/>
                <wp:lineTo x="21137" y="21120"/>
                <wp:lineTo x="21137" y="20400"/>
                <wp:lineTo x="20829" y="19320"/>
                <wp:lineTo x="20983" y="12600"/>
                <wp:lineTo x="20597" y="12360"/>
                <wp:lineTo x="17511" y="11640"/>
                <wp:lineTo x="17897" y="11640"/>
                <wp:lineTo x="21214" y="9960"/>
                <wp:lineTo x="21214" y="9720"/>
                <wp:lineTo x="20829" y="7800"/>
                <wp:lineTo x="20906" y="1560"/>
                <wp:lineTo x="20289" y="1080"/>
                <wp:lineTo x="18206" y="0"/>
                <wp:lineTo x="270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0"/>
                    <pic:cNvPicPr>
                      <a:picLocks noChangeAspect="1" noChangeArrowheads="1"/>
                    </pic:cNvPicPr>
                  </pic:nvPicPr>
                  <pic:blipFill rotWithShape="1"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7" b="10238"/>
                    <a:stretch/>
                  </pic:blipFill>
                  <pic:spPr bwMode="auto">
                    <a:xfrm>
                      <a:off x="0" y="0"/>
                      <a:ext cx="5334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C55FB1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1" locked="0" layoutInCell="1" allowOverlap="1" wp14:anchorId="7C2B5964" wp14:editId="261150C8">
            <wp:simplePos x="0" y="0"/>
            <wp:positionH relativeFrom="column">
              <wp:posOffset>437515</wp:posOffset>
            </wp:positionH>
            <wp:positionV relativeFrom="paragraph">
              <wp:posOffset>278320</wp:posOffset>
            </wp:positionV>
            <wp:extent cx="5334000" cy="3590925"/>
            <wp:effectExtent l="0" t="0" r="0" b="9525"/>
            <wp:wrapTight wrapText="bothSides">
              <wp:wrapPolygon edited="0">
                <wp:start x="1466" y="1031"/>
                <wp:lineTo x="849" y="2177"/>
                <wp:lineTo x="849" y="2521"/>
                <wp:lineTo x="1234" y="3094"/>
                <wp:lineTo x="463" y="3781"/>
                <wp:lineTo x="463" y="4354"/>
                <wp:lineTo x="1234" y="4927"/>
                <wp:lineTo x="849" y="5844"/>
                <wp:lineTo x="849" y="6302"/>
                <wp:lineTo x="1234" y="6761"/>
                <wp:lineTo x="309" y="7792"/>
                <wp:lineTo x="309" y="8021"/>
                <wp:lineTo x="1234" y="8594"/>
                <wp:lineTo x="694" y="9855"/>
                <wp:lineTo x="1080" y="10428"/>
                <wp:lineTo x="1080" y="10657"/>
                <wp:lineTo x="3857" y="12261"/>
                <wp:lineTo x="4166" y="12261"/>
                <wp:lineTo x="1466" y="12834"/>
                <wp:lineTo x="463" y="13292"/>
                <wp:lineTo x="540" y="15928"/>
                <wp:lineTo x="1157" y="17761"/>
                <wp:lineTo x="849" y="17990"/>
                <wp:lineTo x="849" y="18449"/>
                <wp:lineTo x="1234" y="19595"/>
                <wp:lineTo x="386" y="20397"/>
                <wp:lineTo x="771" y="21314"/>
                <wp:lineTo x="10106" y="21543"/>
                <wp:lineTo x="20751" y="21543"/>
                <wp:lineTo x="21137" y="21314"/>
                <wp:lineTo x="21137" y="20626"/>
                <wp:lineTo x="20829" y="19595"/>
                <wp:lineTo x="20983" y="13063"/>
                <wp:lineTo x="20597" y="12834"/>
                <wp:lineTo x="17820" y="12261"/>
                <wp:lineTo x="18206" y="12261"/>
                <wp:lineTo x="21214" y="10657"/>
                <wp:lineTo x="21214" y="10428"/>
                <wp:lineTo x="20829" y="8594"/>
                <wp:lineTo x="20751" y="2406"/>
                <wp:lineTo x="20289" y="1031"/>
                <wp:lineTo x="1466" y="1031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1"/>
                    <pic:cNvPicPr>
                      <a:picLocks noChangeAspect="1" noChangeArrowheads="1"/>
                    </pic:cNvPicPr>
                  </pic:nvPicPr>
                  <pic:blipFill rotWithShape="1"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38"/>
                    <a:stretch/>
                  </pic:blipFill>
                  <pic:spPr bwMode="auto">
                    <a:xfrm>
                      <a:off x="0" y="0"/>
                      <a:ext cx="53340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D45D4E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C55FB1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1" locked="0" layoutInCell="1" allowOverlap="1" wp14:anchorId="1A072A75" wp14:editId="1FF48360">
            <wp:simplePos x="0" y="0"/>
            <wp:positionH relativeFrom="column">
              <wp:posOffset>437515</wp:posOffset>
            </wp:positionH>
            <wp:positionV relativeFrom="paragraph">
              <wp:posOffset>92520</wp:posOffset>
            </wp:positionV>
            <wp:extent cx="5334000" cy="1847850"/>
            <wp:effectExtent l="0" t="0" r="0" b="0"/>
            <wp:wrapTight wrapText="bothSides">
              <wp:wrapPolygon edited="0">
                <wp:start x="3471" y="1781"/>
                <wp:lineTo x="1003" y="3786"/>
                <wp:lineTo x="771" y="4676"/>
                <wp:lineTo x="1234" y="5790"/>
                <wp:lineTo x="849" y="7571"/>
                <wp:lineTo x="849" y="8462"/>
                <wp:lineTo x="1234" y="9353"/>
                <wp:lineTo x="849" y="11134"/>
                <wp:lineTo x="849" y="12025"/>
                <wp:lineTo x="1234" y="12915"/>
                <wp:lineTo x="694" y="15365"/>
                <wp:lineTo x="1234" y="16478"/>
                <wp:lineTo x="694" y="19151"/>
                <wp:lineTo x="1080" y="20041"/>
                <wp:lineTo x="1080" y="20709"/>
                <wp:lineTo x="10106" y="21155"/>
                <wp:lineTo x="20751" y="21155"/>
                <wp:lineTo x="20983" y="20709"/>
                <wp:lineTo x="21214" y="20041"/>
                <wp:lineTo x="20829" y="16478"/>
                <wp:lineTo x="20906" y="4899"/>
                <wp:lineTo x="20289" y="4008"/>
                <wp:lineTo x="18360" y="1781"/>
                <wp:lineTo x="3471" y="1781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2"/>
                    <pic:cNvPicPr>
                      <a:picLocks noChangeAspect="1" noChangeArrowheads="1"/>
                    </pic:cNvPicPr>
                  </pic:nvPicPr>
                  <pic:blipFill rotWithShape="1"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09"/>
                    <a:stretch/>
                  </pic:blipFill>
                  <pic:spPr bwMode="auto">
                    <a:xfrm>
                      <a:off x="0" y="0"/>
                      <a:ext cx="5334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D45D4E" w:rsidRDefault="00D45D4E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D45D4E" w:rsidRDefault="00D45D4E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Рисунок </w:t>
      </w:r>
      <w:r w:rsidR="00730469" w:rsidRPr="00762179">
        <w:rPr>
          <w:rFonts w:ascii="Times New Roman" w:hAnsi="Times New Roman"/>
          <w:sz w:val="28"/>
          <w:szCs w:val="28"/>
          <w:lang w:val="uk-UA"/>
        </w:rPr>
        <w:t>5.15</w:t>
      </w:r>
      <w:r>
        <w:rPr>
          <w:rFonts w:ascii="Times New Roman" w:hAnsi="Times New Roman"/>
          <w:sz w:val="28"/>
          <w:szCs w:val="28"/>
          <w:lang w:val="uk-UA"/>
        </w:rPr>
        <w:t xml:space="preserve"> – </w:t>
      </w:r>
      <w:r w:rsidR="0047657C">
        <w:rPr>
          <w:rFonts w:ascii="Times New Roman" w:hAnsi="Times New Roman"/>
          <w:sz w:val="28"/>
          <w:szCs w:val="28"/>
          <w:lang w:val="uk-UA"/>
        </w:rPr>
        <w:t xml:space="preserve">Графіки перехідних процесів при моделюванні </w:t>
      </w:r>
      <w:r>
        <w:rPr>
          <w:rFonts w:ascii="Times New Roman" w:hAnsi="Times New Roman"/>
          <w:sz w:val="28"/>
          <w:szCs w:val="28"/>
          <w:lang w:val="uk-UA"/>
        </w:rPr>
        <w:t xml:space="preserve">системи керування швидкістю </w:t>
      </w:r>
      <w:r>
        <w:rPr>
          <w:rFonts w:ascii="Times New Roman" w:hAnsi="Times New Roman"/>
          <w:sz w:val="28"/>
          <w:szCs w:val="28"/>
          <w:lang w:val="en-US"/>
        </w:rPr>
        <w:t>Rexroth</w:t>
      </w:r>
      <w:r w:rsidR="0047657C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(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1820" w:dyaOrig="420">
          <v:shape id="_x0000_i1138" type="#_x0000_t75" style="width:90pt;height:20.25pt" o:ole="">
            <v:imagedata r:id="rId238" o:title=""/>
          </v:shape>
          <o:OLEObject Type="Embed" ProgID="Equation.DSMT4" ShapeID="_x0000_i1138" DrawAspect="Content" ObjectID="_1605509474" r:id="rId253"/>
        </w:object>
      </w:r>
      <w:r>
        <w:rPr>
          <w:rFonts w:ascii="Times New Roman" w:hAnsi="Times New Roman"/>
          <w:sz w:val="28"/>
          <w:szCs w:val="28"/>
          <w:lang w:val="uk-UA"/>
        </w:rPr>
        <w:t>,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2700" w:dyaOrig="380">
          <v:shape id="_x0000_i1139" type="#_x0000_t75" style="width:133.5pt;height:19.5pt" o:ole="">
            <v:imagedata r:id="rId233" o:title=""/>
          </v:shape>
          <o:OLEObject Type="Embed" ProgID="Equation.DSMT4" ShapeID="_x0000_i1139" DrawAspect="Content" ObjectID="_1605509475" r:id="rId254"/>
        </w:object>
      </w:r>
      <w:r>
        <w:rPr>
          <w:rFonts w:ascii="Times New Roman" w:hAnsi="Times New Roman"/>
          <w:sz w:val="28"/>
          <w:szCs w:val="28"/>
          <w:lang w:val="uk-UA"/>
        </w:rPr>
        <w:t>)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  <w:sectPr w:rsidR="00AE4733" w:rsidSect="004D1BDD">
          <w:headerReference w:type="default" r:id="rId255"/>
          <w:pgSz w:w="11906" w:h="16838"/>
          <w:pgMar w:top="1134" w:right="851" w:bottom="567" w:left="1276" w:header="709" w:footer="709" w:gutter="0"/>
          <w:pgNumType w:start="88"/>
          <w:cols w:space="708"/>
          <w:docGrid w:linePitch="360"/>
        </w:sectPr>
      </w:pP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:rsidR="00DE5920" w:rsidRDefault="00DE5920" w:rsidP="00DE5920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6A7A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6A7F72" wp14:editId="25A802BF">
            <wp:extent cx="9400494" cy="543877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ЛАХ_Прегулятор_Kw004.jpg"/>
                    <pic:cNvPicPr/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5213" cy="544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20" w:rsidRDefault="00DE5920" w:rsidP="00DE5920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</w:t>
      </w:r>
      <w:r w:rsidRPr="00DE5920">
        <w:rPr>
          <w:rFonts w:ascii="Times New Roman" w:hAnsi="Times New Roman" w:cs="Times New Roman"/>
          <w:sz w:val="28"/>
          <w:szCs w:val="28"/>
        </w:rPr>
        <w:t>16</w:t>
      </w:r>
      <w:r w:rsidRPr="006A7A19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ЛАЧХ та ЛФЧХ контуру регулювання швидкості (експеримент)</w:t>
      </w:r>
    </w:p>
    <w:p w:rsidR="00DE5920" w:rsidRDefault="00DE5920" w:rsidP="00DE5920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  <w:sectPr w:rsidR="00DE5920" w:rsidSect="00631AED">
          <w:pgSz w:w="16838" w:h="11906" w:orient="landscape"/>
          <w:pgMar w:top="1276" w:right="1134" w:bottom="851" w:left="851" w:header="709" w:footer="709" w:gutter="0"/>
          <w:cols w:space="708"/>
          <w:docGrid w:linePitch="360"/>
        </w:sectPr>
      </w:pP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  <w:sectPr w:rsidR="00AE4733" w:rsidSect="00631AED">
          <w:pgSz w:w="16838" w:h="11906" w:orient="landscape"/>
          <w:pgMar w:top="1276" w:right="1134" w:bottom="851" w:left="851" w:header="709" w:footer="709" w:gutter="0"/>
          <w:cols w:space="708"/>
          <w:docGrid w:linePitch="360"/>
        </w:sectPr>
      </w:pPr>
      <w:r w:rsidRPr="00A93E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0FC666" wp14:editId="4A3B2E0A">
            <wp:extent cx="9431655" cy="49358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1655" cy="493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30469" w:rsidRPr="00762179">
        <w:rPr>
          <w:rFonts w:ascii="Times New Roman" w:hAnsi="Times New Roman" w:cs="Times New Roman"/>
          <w:sz w:val="28"/>
          <w:szCs w:val="28"/>
          <w:lang w:val="uk-UA"/>
        </w:rPr>
        <w:t>5.17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ЛАЧХ та ЛФЧХ</w:t>
      </w:r>
      <w:r w:rsidR="0047657C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отримані при моделюванні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одномасового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об’єкту</w:t>
      </w:r>
    </w:p>
    <w:p w:rsidR="00AE4733" w:rsidRDefault="00AE4733" w:rsidP="00B13054">
      <w:pPr>
        <w:spacing w:after="0" w:line="360" w:lineRule="auto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Таблиця </w:t>
      </w:r>
      <w:r w:rsidR="0047657C">
        <w:rPr>
          <w:rFonts w:ascii="Times New Roman" w:hAnsi="Times New Roman"/>
          <w:sz w:val="28"/>
          <w:szCs w:val="28"/>
          <w:lang w:val="uk-UA"/>
        </w:rPr>
        <w:t>5.</w:t>
      </w:r>
      <w:r w:rsidR="00762179" w:rsidRPr="00762179">
        <w:rPr>
          <w:rFonts w:ascii="Times New Roman" w:hAnsi="Times New Roman"/>
          <w:sz w:val="28"/>
          <w:szCs w:val="28"/>
          <w:lang w:val="uk-UA"/>
        </w:rPr>
        <w:t>1</w:t>
      </w:r>
      <w:r>
        <w:rPr>
          <w:rFonts w:ascii="Times New Roman" w:hAnsi="Times New Roman"/>
          <w:sz w:val="28"/>
          <w:szCs w:val="28"/>
          <w:lang w:val="uk-UA"/>
        </w:rPr>
        <w:t xml:space="preserve"> – </w:t>
      </w:r>
      <w:r w:rsidR="0047657C">
        <w:rPr>
          <w:rFonts w:ascii="Times New Roman" w:hAnsi="Times New Roman"/>
          <w:sz w:val="28"/>
          <w:szCs w:val="28"/>
          <w:lang w:val="uk-UA"/>
        </w:rPr>
        <w:t>Розрахунки</w:t>
      </w:r>
      <w:r>
        <w:rPr>
          <w:rFonts w:ascii="Times New Roman" w:hAnsi="Times New Roman"/>
          <w:sz w:val="28"/>
          <w:szCs w:val="28"/>
          <w:lang w:val="uk-UA"/>
        </w:rPr>
        <w:t xml:space="preserve"> ЛАЧХ та ЛФЧХ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одномасової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системи</w:t>
      </w:r>
    </w:p>
    <w:tbl>
      <w:tblPr>
        <w:tblStyle w:val="TableGrid"/>
        <w:tblpPr w:leftFromText="180" w:rightFromText="180" w:vertAnchor="page" w:horzAnchor="margin" w:tblpY="1876"/>
        <w:tblW w:w="10212" w:type="dxa"/>
        <w:tblLook w:val="04A0" w:firstRow="1" w:lastRow="0" w:firstColumn="1" w:lastColumn="0" w:noHBand="0" w:noVBand="1"/>
      </w:tblPr>
      <w:tblGrid>
        <w:gridCol w:w="851"/>
        <w:gridCol w:w="1869"/>
        <w:gridCol w:w="2956"/>
        <w:gridCol w:w="1869"/>
        <w:gridCol w:w="2667"/>
      </w:tblGrid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250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Частота </w:t>
            </w:r>
            <w:r w:rsidRPr="000250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0250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0250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Гц</w:t>
            </w:r>
            <w:proofErr w:type="spellEnd"/>
          </w:p>
        </w:tc>
        <w:tc>
          <w:tcPr>
            <w:tcW w:w="2956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250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Амплітуда вихідного сигналу, рад/с</w:t>
            </w:r>
          </w:p>
        </w:tc>
        <w:tc>
          <w:tcPr>
            <w:tcW w:w="1869" w:type="dxa"/>
          </w:tcPr>
          <w:p w:rsidR="00AE4733" w:rsidRPr="00125398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Зсув </w:t>
            </w:r>
            <w:r w:rsidRPr="000250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вихідного сигналу, </w:t>
            </w:r>
            <w:r w:rsidRPr="000250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 с</w:t>
            </w:r>
          </w:p>
        </w:tc>
        <w:tc>
          <w:tcPr>
            <w:tcW w:w="2667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Зсув</w:t>
            </w:r>
            <w:r w:rsidRPr="000250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вихідного сигналу, </w:t>
            </w:r>
            <w:r w:rsidRPr="000250D1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  <w:t>о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2956" w:type="dxa"/>
          </w:tcPr>
          <w:p w:rsidR="00AE4733" w:rsidRPr="00836A12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98</w:t>
            </w:r>
          </w:p>
        </w:tc>
        <w:tc>
          <w:tcPr>
            <w:tcW w:w="1869" w:type="dxa"/>
          </w:tcPr>
          <w:p w:rsidR="00AE4733" w:rsidRPr="00836A12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0.00282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-1.0152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2956" w:type="dxa"/>
          </w:tcPr>
          <w:p w:rsidR="00AE4733" w:rsidRPr="0041459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97.82</w:t>
            </w:r>
          </w:p>
        </w:tc>
        <w:tc>
          <w:tcPr>
            <w:tcW w:w="1869" w:type="dxa"/>
          </w:tcPr>
          <w:p w:rsidR="00AE4733" w:rsidRPr="0041459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0.00418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-3.0096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2956" w:type="dxa"/>
          </w:tcPr>
          <w:p w:rsidR="00AE4733" w:rsidRPr="0041459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97.55</w:t>
            </w:r>
          </w:p>
        </w:tc>
        <w:tc>
          <w:tcPr>
            <w:tcW w:w="1869" w:type="dxa"/>
          </w:tcPr>
          <w:p w:rsidR="00AE4733" w:rsidRPr="0041459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0.00462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-4.9896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2956" w:type="dxa"/>
          </w:tcPr>
          <w:p w:rsidR="00AE4733" w:rsidRPr="0041459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97.16</w:t>
            </w:r>
          </w:p>
        </w:tc>
        <w:tc>
          <w:tcPr>
            <w:tcW w:w="1869" w:type="dxa"/>
          </w:tcPr>
          <w:p w:rsidR="00AE4733" w:rsidRPr="0041459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0.0049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-7.0560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2956" w:type="dxa"/>
          </w:tcPr>
          <w:p w:rsidR="00AE4733" w:rsidRPr="0041459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96.65</w:t>
            </w:r>
          </w:p>
        </w:tc>
        <w:tc>
          <w:tcPr>
            <w:tcW w:w="1869" w:type="dxa"/>
          </w:tcPr>
          <w:p w:rsidR="00AE4733" w:rsidRPr="0041459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0.00501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-9.0180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2956" w:type="dxa"/>
          </w:tcPr>
          <w:p w:rsidR="00AE4733" w:rsidRPr="0041459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96.04</w:t>
            </w:r>
          </w:p>
        </w:tc>
        <w:tc>
          <w:tcPr>
            <w:tcW w:w="1869" w:type="dxa"/>
          </w:tcPr>
          <w:p w:rsidR="00AE4733" w:rsidRPr="0041459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.00508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-10.9728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2956" w:type="dxa"/>
          </w:tcPr>
          <w:p w:rsidR="00AE4733" w:rsidRPr="0041459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95.33</w:t>
            </w:r>
          </w:p>
        </w:tc>
        <w:tc>
          <w:tcPr>
            <w:tcW w:w="1869" w:type="dxa"/>
          </w:tcPr>
          <w:p w:rsidR="00AE4733" w:rsidRPr="0041459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0.00515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-12.9780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2956" w:type="dxa"/>
          </w:tcPr>
          <w:p w:rsidR="00AE4733" w:rsidRPr="006040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94.53</w:t>
            </w:r>
          </w:p>
        </w:tc>
        <w:tc>
          <w:tcPr>
            <w:tcW w:w="1869" w:type="dxa"/>
          </w:tcPr>
          <w:p w:rsidR="00AE4733" w:rsidRPr="0041459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0.00523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-15.0624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</w:tc>
        <w:tc>
          <w:tcPr>
            <w:tcW w:w="2956" w:type="dxa"/>
          </w:tcPr>
          <w:p w:rsidR="00AE4733" w:rsidRPr="006040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93.65</w:t>
            </w:r>
          </w:p>
        </w:tc>
        <w:tc>
          <w:tcPr>
            <w:tcW w:w="1869" w:type="dxa"/>
          </w:tcPr>
          <w:p w:rsidR="00AE4733" w:rsidRPr="006040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0.00516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-16.7184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2956" w:type="dxa"/>
          </w:tcPr>
          <w:p w:rsidR="00AE4733" w:rsidRPr="006040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92.68</w:t>
            </w:r>
          </w:p>
        </w:tc>
        <w:tc>
          <w:tcPr>
            <w:tcW w:w="1869" w:type="dxa"/>
          </w:tcPr>
          <w:p w:rsidR="00AE4733" w:rsidRPr="006040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0.00517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-18.6120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</w:t>
            </w:r>
          </w:p>
        </w:tc>
        <w:tc>
          <w:tcPr>
            <w:tcW w:w="1869" w:type="dxa"/>
          </w:tcPr>
          <w:p w:rsidR="00AE4733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</w:t>
            </w:r>
          </w:p>
        </w:tc>
        <w:tc>
          <w:tcPr>
            <w:tcW w:w="2956" w:type="dxa"/>
          </w:tcPr>
          <w:p w:rsidR="00AE4733" w:rsidRPr="006040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90.55</w:t>
            </w:r>
          </w:p>
        </w:tc>
        <w:tc>
          <w:tcPr>
            <w:tcW w:w="1869" w:type="dxa"/>
          </w:tcPr>
          <w:p w:rsidR="00AE4733" w:rsidRPr="006040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0.00514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-22.2048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</w:t>
            </w:r>
          </w:p>
        </w:tc>
        <w:tc>
          <w:tcPr>
            <w:tcW w:w="1869" w:type="dxa"/>
          </w:tcPr>
          <w:p w:rsidR="00AE4733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</w:p>
        </w:tc>
        <w:tc>
          <w:tcPr>
            <w:tcW w:w="2956" w:type="dxa"/>
          </w:tcPr>
          <w:p w:rsidR="00AE4733" w:rsidRPr="006040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88.18</w:t>
            </w:r>
          </w:p>
        </w:tc>
        <w:tc>
          <w:tcPr>
            <w:tcW w:w="1869" w:type="dxa"/>
          </w:tcPr>
          <w:p w:rsidR="00AE4733" w:rsidRPr="006040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0.00509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-25.6536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13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</w:t>
            </w:r>
          </w:p>
        </w:tc>
        <w:tc>
          <w:tcPr>
            <w:tcW w:w="2956" w:type="dxa"/>
          </w:tcPr>
          <w:p w:rsidR="00AE4733" w:rsidRPr="006040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86.9</w:t>
            </w:r>
          </w:p>
        </w:tc>
        <w:tc>
          <w:tcPr>
            <w:tcW w:w="1869" w:type="dxa"/>
          </w:tcPr>
          <w:p w:rsidR="00AE4733" w:rsidRPr="006040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0.00513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-27.7020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</w:p>
        </w:tc>
        <w:tc>
          <w:tcPr>
            <w:tcW w:w="1869" w:type="dxa"/>
          </w:tcPr>
          <w:p w:rsidR="00AE4733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16</w:t>
            </w:r>
          </w:p>
        </w:tc>
        <w:tc>
          <w:tcPr>
            <w:tcW w:w="2956" w:type="dxa"/>
          </w:tcPr>
          <w:p w:rsidR="00AE4733" w:rsidRPr="005279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85.61</w:t>
            </w:r>
          </w:p>
        </w:tc>
        <w:tc>
          <w:tcPr>
            <w:tcW w:w="1869" w:type="dxa"/>
          </w:tcPr>
          <w:p w:rsidR="00AE4733" w:rsidRPr="006040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0.00504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-29.0304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</w:t>
            </w:r>
          </w:p>
        </w:tc>
        <w:tc>
          <w:tcPr>
            <w:tcW w:w="1869" w:type="dxa"/>
          </w:tcPr>
          <w:p w:rsidR="00AE4733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18</w:t>
            </w:r>
          </w:p>
        </w:tc>
        <w:tc>
          <w:tcPr>
            <w:tcW w:w="2956" w:type="dxa"/>
          </w:tcPr>
          <w:p w:rsidR="00AE4733" w:rsidRPr="005279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82.92</w:t>
            </w:r>
          </w:p>
        </w:tc>
        <w:tc>
          <w:tcPr>
            <w:tcW w:w="1869" w:type="dxa"/>
          </w:tcPr>
          <w:p w:rsidR="00AE4733" w:rsidRPr="005279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0.00499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-32.3352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16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</w:t>
            </w:r>
          </w:p>
        </w:tc>
        <w:tc>
          <w:tcPr>
            <w:tcW w:w="2956" w:type="dxa"/>
          </w:tcPr>
          <w:p w:rsidR="00AE4733" w:rsidRPr="005279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80.1</w:t>
            </w:r>
          </w:p>
        </w:tc>
        <w:tc>
          <w:tcPr>
            <w:tcW w:w="1869" w:type="dxa"/>
          </w:tcPr>
          <w:p w:rsidR="00AE4733" w:rsidRPr="005279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0.00498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-35.8560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17</w:t>
            </w:r>
          </w:p>
        </w:tc>
        <w:tc>
          <w:tcPr>
            <w:tcW w:w="1869" w:type="dxa"/>
          </w:tcPr>
          <w:p w:rsidR="00AE4733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22</w:t>
            </w:r>
          </w:p>
        </w:tc>
        <w:tc>
          <w:tcPr>
            <w:tcW w:w="2956" w:type="dxa"/>
          </w:tcPr>
          <w:p w:rsidR="00AE4733" w:rsidRPr="005279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77.28</w:t>
            </w:r>
          </w:p>
        </w:tc>
        <w:tc>
          <w:tcPr>
            <w:tcW w:w="1869" w:type="dxa"/>
          </w:tcPr>
          <w:p w:rsidR="00AE4733" w:rsidRPr="005279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0.0048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-38.0160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18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25</w:t>
            </w:r>
          </w:p>
        </w:tc>
        <w:tc>
          <w:tcPr>
            <w:tcW w:w="2956" w:type="dxa"/>
          </w:tcPr>
          <w:p w:rsidR="00AE4733" w:rsidRPr="005279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72.9</w:t>
            </w:r>
          </w:p>
        </w:tc>
        <w:tc>
          <w:tcPr>
            <w:tcW w:w="1869" w:type="dxa"/>
          </w:tcPr>
          <w:p w:rsidR="00AE4733" w:rsidRPr="005279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0.00476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-42.8400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19</w:t>
            </w:r>
          </w:p>
        </w:tc>
        <w:tc>
          <w:tcPr>
            <w:tcW w:w="1869" w:type="dxa"/>
          </w:tcPr>
          <w:p w:rsidR="00AE4733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27</w:t>
            </w:r>
          </w:p>
        </w:tc>
        <w:tc>
          <w:tcPr>
            <w:tcW w:w="2956" w:type="dxa"/>
          </w:tcPr>
          <w:p w:rsidR="00AE4733" w:rsidRPr="005279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1869" w:type="dxa"/>
          </w:tcPr>
          <w:p w:rsidR="00AE4733" w:rsidRPr="005279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0.0046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-44.7120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30</w:t>
            </w:r>
          </w:p>
        </w:tc>
        <w:tc>
          <w:tcPr>
            <w:tcW w:w="2956" w:type="dxa"/>
          </w:tcPr>
          <w:p w:rsidR="00AE4733" w:rsidRPr="005279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65.7</w:t>
            </w:r>
          </w:p>
        </w:tc>
        <w:tc>
          <w:tcPr>
            <w:tcW w:w="1869" w:type="dxa"/>
          </w:tcPr>
          <w:p w:rsidR="00AE4733" w:rsidRPr="005279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0.0045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-48.6000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21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35</w:t>
            </w:r>
          </w:p>
        </w:tc>
        <w:tc>
          <w:tcPr>
            <w:tcW w:w="2956" w:type="dxa"/>
          </w:tcPr>
          <w:p w:rsidR="00AE4733" w:rsidRPr="005279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</w:t>
            </w:r>
          </w:p>
        </w:tc>
        <w:tc>
          <w:tcPr>
            <w:tcW w:w="1869" w:type="dxa"/>
          </w:tcPr>
          <w:p w:rsidR="00AE4733" w:rsidRPr="001A168D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0.00431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-54.3060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22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40</w:t>
            </w:r>
          </w:p>
        </w:tc>
        <w:tc>
          <w:tcPr>
            <w:tcW w:w="2956" w:type="dxa"/>
          </w:tcPr>
          <w:p w:rsidR="00AE4733" w:rsidRPr="005279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52.66</w:t>
            </w:r>
          </w:p>
        </w:tc>
        <w:tc>
          <w:tcPr>
            <w:tcW w:w="1869" w:type="dxa"/>
          </w:tcPr>
          <w:p w:rsidR="00AE4733" w:rsidRPr="005279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0.00405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-58.3200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23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45</w:t>
            </w:r>
          </w:p>
        </w:tc>
        <w:tc>
          <w:tcPr>
            <w:tcW w:w="2956" w:type="dxa"/>
          </w:tcPr>
          <w:p w:rsidR="00AE4733" w:rsidRPr="005279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46.77</w:t>
            </w:r>
          </w:p>
        </w:tc>
        <w:tc>
          <w:tcPr>
            <w:tcW w:w="1869" w:type="dxa"/>
          </w:tcPr>
          <w:p w:rsidR="00AE4733" w:rsidRPr="005279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0.00378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-61.2360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24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50</w:t>
            </w:r>
          </w:p>
        </w:tc>
        <w:tc>
          <w:tcPr>
            <w:tcW w:w="2956" w:type="dxa"/>
          </w:tcPr>
          <w:p w:rsidR="00AE4733" w:rsidRPr="005279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41.32</w:t>
            </w:r>
          </w:p>
        </w:tc>
        <w:tc>
          <w:tcPr>
            <w:tcW w:w="1869" w:type="dxa"/>
          </w:tcPr>
          <w:p w:rsidR="00AE4733" w:rsidRPr="00527927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0.00368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-66.2400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25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60</w:t>
            </w:r>
          </w:p>
        </w:tc>
        <w:tc>
          <w:tcPr>
            <w:tcW w:w="2956" w:type="dxa"/>
          </w:tcPr>
          <w:p w:rsidR="00AE4733" w:rsidRPr="00C03579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31.69</w:t>
            </w:r>
          </w:p>
        </w:tc>
        <w:tc>
          <w:tcPr>
            <w:tcW w:w="1869" w:type="dxa"/>
          </w:tcPr>
          <w:p w:rsidR="00AE4733" w:rsidRPr="00C03579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0.00336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-72.5760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26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70</w:t>
            </w:r>
          </w:p>
        </w:tc>
        <w:tc>
          <w:tcPr>
            <w:tcW w:w="2956" w:type="dxa"/>
          </w:tcPr>
          <w:p w:rsidR="00AE4733" w:rsidRPr="00C03579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23.47</w:t>
            </w:r>
          </w:p>
        </w:tc>
        <w:tc>
          <w:tcPr>
            <w:tcW w:w="1869" w:type="dxa"/>
          </w:tcPr>
          <w:p w:rsidR="00AE4733" w:rsidRPr="00C03579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0.00306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-77.1120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27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80</w:t>
            </w:r>
          </w:p>
        </w:tc>
        <w:tc>
          <w:tcPr>
            <w:tcW w:w="2956" w:type="dxa"/>
          </w:tcPr>
          <w:p w:rsidR="00AE4733" w:rsidRPr="00C03579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16.36</w:t>
            </w:r>
          </w:p>
        </w:tc>
        <w:tc>
          <w:tcPr>
            <w:tcW w:w="1869" w:type="dxa"/>
          </w:tcPr>
          <w:p w:rsidR="00AE4733" w:rsidRPr="00C03579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0.00276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-79.4880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28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90</w:t>
            </w:r>
          </w:p>
        </w:tc>
        <w:tc>
          <w:tcPr>
            <w:tcW w:w="2956" w:type="dxa"/>
          </w:tcPr>
          <w:p w:rsidR="00AE4733" w:rsidRPr="00C03579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10.18</w:t>
            </w:r>
          </w:p>
        </w:tc>
        <w:tc>
          <w:tcPr>
            <w:tcW w:w="1869" w:type="dxa"/>
          </w:tcPr>
          <w:p w:rsidR="00AE4733" w:rsidRPr="00C03579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0.00248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-80.3520</w:t>
            </w:r>
          </w:p>
        </w:tc>
      </w:tr>
      <w:tr w:rsidR="00AE4733" w:rsidRPr="000250D1" w:rsidTr="00631AED">
        <w:tc>
          <w:tcPr>
            <w:tcW w:w="851" w:type="dxa"/>
          </w:tcPr>
          <w:p w:rsidR="00AE4733" w:rsidRPr="005B1E87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29</w:t>
            </w:r>
          </w:p>
        </w:tc>
        <w:tc>
          <w:tcPr>
            <w:tcW w:w="1869" w:type="dxa"/>
          </w:tcPr>
          <w:p w:rsidR="00AE4733" w:rsidRPr="000250D1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100</w:t>
            </w:r>
          </w:p>
        </w:tc>
        <w:tc>
          <w:tcPr>
            <w:tcW w:w="2956" w:type="dxa"/>
          </w:tcPr>
          <w:p w:rsidR="00AE4733" w:rsidRPr="00C03579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4.9</w:t>
            </w:r>
          </w:p>
        </w:tc>
        <w:tc>
          <w:tcPr>
            <w:tcW w:w="1869" w:type="dxa"/>
          </w:tcPr>
          <w:p w:rsidR="00AE4733" w:rsidRPr="00C03579" w:rsidRDefault="00AE4733" w:rsidP="000744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0.0019</w:t>
            </w:r>
          </w:p>
        </w:tc>
        <w:tc>
          <w:tcPr>
            <w:tcW w:w="2667" w:type="dxa"/>
          </w:tcPr>
          <w:p w:rsidR="00AE4733" w:rsidRPr="00D20D59" w:rsidRDefault="00AE4733" w:rsidP="000744C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D59">
              <w:rPr>
                <w:rFonts w:ascii="Times New Roman" w:hAnsi="Times New Roman" w:cs="Times New Roman"/>
                <w:sz w:val="28"/>
                <w:szCs w:val="28"/>
              </w:rPr>
              <w:t>-68.4000</w:t>
            </w:r>
          </w:p>
        </w:tc>
      </w:tr>
    </w:tbl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E4733" w:rsidRPr="002210E3" w:rsidRDefault="00762179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5.3 </w:t>
      </w:r>
      <w:proofErr w:type="spellStart"/>
      <w:r w:rsidR="00AE4733" w:rsidRPr="002210E3">
        <w:rPr>
          <w:rFonts w:ascii="Times New Roman" w:hAnsi="Times New Roman" w:cs="Times New Roman"/>
          <w:b/>
          <w:sz w:val="28"/>
          <w:szCs w:val="28"/>
          <w:lang w:val="uk-UA"/>
        </w:rPr>
        <w:t>Двомасове</w:t>
      </w:r>
      <w:proofErr w:type="spellEnd"/>
      <w:r w:rsidR="00AE4733" w:rsidRPr="002210E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представлення електромеханічної частини</w:t>
      </w:r>
    </w:p>
    <w:p w:rsidR="00AE4733" w:rsidRPr="00816A2D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  <w:rPrChange w:id="174" w:author="Пользователь Windows" w:date="2018-12-05T09:46:00Z">
            <w:rPr>
              <w:rFonts w:ascii="Times New Roman" w:hAnsi="Times New Roman" w:cs="Times New Roman"/>
              <w:sz w:val="28"/>
              <w:szCs w:val="28"/>
              <w:lang w:val="uk-UA"/>
            </w:rPr>
          </w:rPrChange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AE4733" w:rsidRPr="00F25D7A" w:rsidRDefault="00AE4733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Виходячи з результатів дослідження динамічних властивостей контуру регулювання швидкості та його частотних характеристик, будемо розглядати механічну частину електроприводу як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двомасовий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електромеханічний об’єкт, схематизація якого представлена на рис.</w:t>
      </w:r>
      <w:r w:rsidR="00730469" w:rsidRPr="00762179">
        <w:rPr>
          <w:rFonts w:ascii="Times New Roman" w:hAnsi="Times New Roman" w:cs="Times New Roman"/>
          <w:sz w:val="28"/>
          <w:szCs w:val="28"/>
          <w:lang w:val="uk-UA"/>
        </w:rPr>
        <w:t>5.18</w:t>
      </w:r>
      <w:r w:rsidRPr="00F25D7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Згідно цієї схематизації електромеханічний момент М синхронного двигуна прикладається до ротора двигуна з </w:t>
      </w:r>
      <w:r w:rsidRPr="00F25D7A">
        <w:rPr>
          <w:rFonts w:ascii="Times New Roman" w:hAnsi="Times New Roman" w:cs="Times New Roman"/>
          <w:sz w:val="28"/>
          <w:szCs w:val="28"/>
          <w:lang w:val="uk-UA"/>
        </w:rPr>
        <w:t xml:space="preserve">моментом інерції </w:t>
      </w:r>
      <w:r w:rsidRPr="00F25D7A">
        <w:rPr>
          <w:rFonts w:ascii="Times New Roman" w:hAnsi="Times New Roman" w:cs="Times New Roman"/>
          <w:position w:val="-12"/>
          <w:sz w:val="28"/>
          <w:szCs w:val="28"/>
        </w:rPr>
        <w:object w:dxaOrig="279" w:dyaOrig="380">
          <v:shape id="_x0000_i1140" type="#_x0000_t75" style="width:14.25pt;height:18.75pt" o:ole="">
            <v:imagedata r:id="rId258" o:title=""/>
          </v:shape>
          <o:OLEObject Type="Embed" ProgID="Equation.DSMT4" ShapeID="_x0000_i1140" DrawAspect="Content" ObjectID="_1605509476" r:id="rId259"/>
        </w:object>
      </w:r>
      <w:r w:rsidR="0024312F">
        <w:rPr>
          <w:rFonts w:ascii="Times New Roman" w:hAnsi="Times New Roman" w:cs="Times New Roman"/>
          <w:sz w:val="28"/>
          <w:szCs w:val="28"/>
          <w:lang w:val="uk-UA"/>
        </w:rPr>
        <w:t>, який через пружний елемент,</w:t>
      </w:r>
      <w:r w:rsidRPr="00F25D7A">
        <w:rPr>
          <w:rFonts w:ascii="Times New Roman" w:hAnsi="Times New Roman" w:cs="Times New Roman"/>
          <w:sz w:val="28"/>
          <w:szCs w:val="28"/>
          <w:lang w:val="uk-UA"/>
        </w:rPr>
        <w:t xml:space="preserve"> пружністю с</w:t>
      </w:r>
      <w:r w:rsidR="0024312F">
        <w:rPr>
          <w:rFonts w:ascii="Times New Roman" w:hAnsi="Times New Roman" w:cs="Times New Roman"/>
          <w:sz w:val="28"/>
          <w:szCs w:val="28"/>
          <w:lang w:val="uk-UA"/>
        </w:rPr>
        <w:t>, зв’язаний  з якорем ДПС (навантажуваль</w:t>
      </w:r>
      <w:r w:rsidRPr="00F25D7A">
        <w:rPr>
          <w:rFonts w:ascii="Times New Roman" w:hAnsi="Times New Roman" w:cs="Times New Roman"/>
          <w:sz w:val="28"/>
          <w:szCs w:val="28"/>
          <w:lang w:val="uk-UA"/>
        </w:rPr>
        <w:t xml:space="preserve">ної машини), що має момент інерції </w:t>
      </w:r>
      <w:r w:rsidRPr="00F25D7A">
        <w:rPr>
          <w:rFonts w:ascii="Times New Roman" w:hAnsi="Times New Roman" w:cs="Times New Roman"/>
          <w:position w:val="-12"/>
          <w:sz w:val="28"/>
          <w:szCs w:val="28"/>
        </w:rPr>
        <w:object w:dxaOrig="320" w:dyaOrig="380">
          <v:shape id="_x0000_i1141" type="#_x0000_t75" style="width:15.75pt;height:18.75pt" o:ole="">
            <v:imagedata r:id="rId260" o:title=""/>
          </v:shape>
          <o:OLEObject Type="Embed" ProgID="Equation.DSMT4" ShapeID="_x0000_i1141" DrawAspect="Content" ObjectID="_1605509477" r:id="rId261"/>
        </w:object>
      </w:r>
      <w:r w:rsidRPr="00F25D7A">
        <w:rPr>
          <w:rFonts w:ascii="Times New Roman" w:hAnsi="Times New Roman" w:cs="Times New Roman"/>
          <w:sz w:val="28"/>
          <w:szCs w:val="28"/>
          <w:lang w:val="uk-UA"/>
        </w:rPr>
        <w:t xml:space="preserve"> та створює момент навантаження Мс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E4733" w:rsidRPr="00F25D7A" w:rsidRDefault="00AE4733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object w:dxaOrig="7647" w:dyaOrig="3504">
          <v:shape id="_x0000_i1142" type="#_x0000_t75" style="width:382.5pt;height:175.5pt" o:ole="">
            <v:imagedata r:id="rId262" o:title=""/>
          </v:shape>
          <o:OLEObject Type="Embed" ProgID="Visio.Drawing.11" ShapeID="_x0000_i1142" DrawAspect="Content" ObjectID="_1605509478" r:id="rId263"/>
        </w:objec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30469" w:rsidRPr="00762179">
        <w:rPr>
          <w:rFonts w:ascii="Times New Roman" w:hAnsi="Times New Roman" w:cs="Times New Roman"/>
          <w:sz w:val="28"/>
          <w:szCs w:val="28"/>
          <w:lang w:val="uk-UA"/>
        </w:rPr>
        <w:t>5.18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Схематизація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двомасового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електромеханічного об’єкта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Кутові положення та швидкості, що відносяться до СД та навантажувальної машини  визначені як (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600" w:dyaOrig="380">
          <v:shape id="_x0000_i1143" type="#_x0000_t75" style="width:30pt;height:19.5pt" o:ole="">
            <v:imagedata r:id="rId264" o:title=""/>
          </v:shape>
          <o:OLEObject Type="Embed" ProgID="Equation.DSMT4" ShapeID="_x0000_i1143" DrawAspect="Content" ObjectID="_1605509479" r:id="rId265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) та (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660" w:dyaOrig="380">
          <v:shape id="_x0000_i1144" type="#_x0000_t75" style="width:33pt;height:19.5pt" o:ole="">
            <v:imagedata r:id="rId266" o:title=""/>
          </v:shape>
          <o:OLEObject Type="Embed" ProgID="Equation.DSMT4" ShapeID="_x0000_i1144" DrawAspect="Content" ObjectID="_1605509480" r:id="rId267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відповідно. Моменти в’язкого тертя, що діють  на першу, другу маси та у пружному елементі , характеризуються коефіцієнтами в’язкого тертя 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980" w:dyaOrig="380">
          <v:shape id="_x0000_i1145" type="#_x0000_t75" style="width:48.75pt;height:19.5pt" o:ole="">
            <v:imagedata r:id="rId268" o:title=""/>
          </v:shape>
          <o:OLEObject Type="Embed" ProgID="Equation.DSMT4" ShapeID="_x0000_i1145" DrawAspect="Content" ObjectID="_1605509481" r:id="rId269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відповідно. Оскільки фізично момент сухого тертя пов’язаний з тертям у колекторному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вузлі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ДПС, то в схематизації на рис.</w:t>
      </w:r>
      <w:r w:rsidR="00730469" w:rsidRPr="00762179">
        <w:rPr>
          <w:rFonts w:ascii="Times New Roman" w:hAnsi="Times New Roman" w:cs="Times New Roman"/>
          <w:sz w:val="28"/>
          <w:szCs w:val="28"/>
          <w:lang w:val="uk-UA"/>
        </w:rPr>
        <w:t>5.18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він діє лише на другу масу.  Електромеханічному об’єкту у 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двомасовому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представленні відповідаю</w:t>
      </w:r>
      <w:r w:rsidR="0024312F">
        <w:rPr>
          <w:rFonts w:ascii="Times New Roman" w:hAnsi="Times New Roman" w:cs="Times New Roman"/>
          <w:sz w:val="28"/>
          <w:szCs w:val="28"/>
          <w:lang w:val="uk-UA"/>
        </w:rPr>
        <w:t>ть рівняння  динаміки у вигляді</w:t>
      </w:r>
    </w:p>
    <w:p w:rsidR="00AE4733" w:rsidRPr="005F68ED" w:rsidRDefault="005F68ED" w:rsidP="005F68ED">
      <w:pPr>
        <w:pStyle w:val="MTDisplayEquation"/>
        <w:rPr>
          <w:rFonts w:ascii="Times New Roman" w:hAnsi="Times New Roman" w:cs="Times New Roman"/>
          <w:sz w:val="26"/>
          <w:szCs w:val="26"/>
          <w:rPrChange w:id="175" w:author="Пользователь Windows" w:date="2018-12-04T08:51:00Z">
            <w:rPr>
              <w:rFonts w:ascii="Times New Roman" w:hAnsi="Times New Roman" w:cs="Times New Roman"/>
              <w:color w:val="000000"/>
              <w:sz w:val="28"/>
              <w:szCs w:val="28"/>
            </w:rPr>
          </w:rPrChange>
        </w:rPr>
      </w:pPr>
      <w:ins w:id="176" w:author="Пользователь Windows" w:date="2018-12-04T08:51:00Z">
        <w:r>
          <w:rPr>
            <w:rFonts w:ascii="Times New Roman" w:hAnsi="Times New Roman" w:cs="Times New Roman"/>
            <w:sz w:val="26"/>
            <w:szCs w:val="26"/>
          </w:rPr>
          <w:tab/>
        </w:r>
      </w:ins>
      <w:r w:rsidRPr="005F68ED">
        <w:rPr>
          <w:rFonts w:ascii="Times New Roman" w:hAnsi="Times New Roman" w:cs="Times New Roman"/>
          <w:position w:val="-38"/>
          <w:sz w:val="26"/>
          <w:szCs w:val="26"/>
        </w:rPr>
        <w:object w:dxaOrig="6240" w:dyaOrig="900">
          <v:shape id="_x0000_i1146" type="#_x0000_t75" style="width:313.5pt;height:44.25pt" o:ole="">
            <v:imagedata r:id="rId270" o:title=""/>
          </v:shape>
          <o:OLEObject Type="Embed" ProgID="Equation.DSMT4" ShapeID="_x0000_i1146" DrawAspect="Content" ObjectID="_1605509482" r:id="rId271"/>
        </w:object>
      </w:r>
      <w:r w:rsidR="00E9494B" w:rsidRPr="005F68ED">
        <w:rPr>
          <w:rFonts w:ascii="Times New Roman" w:hAnsi="Times New Roman" w:cs="Times New Roman"/>
          <w:sz w:val="26"/>
          <w:szCs w:val="26"/>
          <w:rPrChange w:id="177" w:author="Пользователь Windows" w:date="2018-12-04T08:51:00Z">
            <w:rPr/>
          </w:rPrChange>
        </w:rPr>
        <w:tab/>
      </w:r>
      <w:r w:rsidR="00AE4733" w:rsidRPr="005F68ED">
        <w:rPr>
          <w:rFonts w:ascii="Times New Roman" w:hAnsi="Times New Roman" w:cs="Times New Roman"/>
          <w:sz w:val="26"/>
          <w:szCs w:val="26"/>
          <w:rPrChange w:id="178" w:author="Пользователь Windows" w:date="2018-12-04T08:51:00Z">
            <w:rPr>
              <w:rFonts w:ascii="Times New Roman" w:hAnsi="Times New Roman" w:cs="Times New Roman"/>
              <w:sz w:val="28"/>
              <w:szCs w:val="28"/>
            </w:rPr>
          </w:rPrChange>
        </w:rPr>
        <w:t>(</w:t>
      </w:r>
      <w:r w:rsidR="00631AED" w:rsidRPr="005F68ED">
        <w:rPr>
          <w:rFonts w:ascii="Times New Roman" w:hAnsi="Times New Roman" w:cs="Times New Roman"/>
          <w:sz w:val="26"/>
          <w:szCs w:val="26"/>
          <w:rPrChange w:id="179" w:author="Пользователь Windows" w:date="2018-12-04T08:51:00Z">
            <w:rPr>
              <w:rFonts w:ascii="Times New Roman" w:hAnsi="Times New Roman" w:cs="Times New Roman"/>
              <w:sz w:val="28"/>
              <w:szCs w:val="28"/>
            </w:rPr>
          </w:rPrChange>
        </w:rPr>
        <w:t>5.20</w:t>
      </w:r>
      <w:r w:rsidR="00E9494B" w:rsidRPr="005F68ED">
        <w:rPr>
          <w:rFonts w:ascii="Times New Roman" w:hAnsi="Times New Roman" w:cs="Times New Roman"/>
          <w:sz w:val="26"/>
          <w:szCs w:val="26"/>
          <w:rPrChange w:id="180" w:author="Пользователь Windows" w:date="2018-12-04T08:51:00Z">
            <w:rPr>
              <w:rFonts w:ascii="Times New Roman" w:hAnsi="Times New Roman" w:cs="Times New Roman"/>
              <w:sz w:val="28"/>
              <w:szCs w:val="28"/>
            </w:rPr>
          </w:rPrChange>
        </w:rPr>
        <w:t>)</w:t>
      </w:r>
    </w:p>
    <w:p w:rsidR="00AE4733" w:rsidRPr="005F68ED" w:rsidRDefault="005F68ED" w:rsidP="005F68ED">
      <w:pPr>
        <w:pStyle w:val="MTDisplayEquation"/>
        <w:rPr>
          <w:rFonts w:ascii="Times New Roman" w:hAnsi="Times New Roman" w:cs="Times New Roman"/>
          <w:sz w:val="26"/>
          <w:szCs w:val="26"/>
          <w:rPrChange w:id="181" w:author="Пользователь Windows" w:date="2018-12-04T08:52:00Z">
            <w:rPr>
              <w:rFonts w:ascii="Times New Roman" w:hAnsi="Times New Roman" w:cs="Times New Roman"/>
              <w:sz w:val="28"/>
              <w:szCs w:val="28"/>
            </w:rPr>
          </w:rPrChange>
        </w:rPr>
      </w:pPr>
      <w:ins w:id="182" w:author="Пользователь Windows" w:date="2018-12-04T08:53:00Z">
        <w:r>
          <w:rPr>
            <w:rFonts w:ascii="Times New Roman" w:hAnsi="Times New Roman" w:cs="Times New Roman"/>
            <w:sz w:val="26"/>
            <w:szCs w:val="26"/>
          </w:rPr>
          <w:lastRenderedPageBreak/>
          <w:tab/>
        </w:r>
      </w:ins>
      <w:r w:rsidRPr="005F68ED">
        <w:rPr>
          <w:rFonts w:ascii="Times New Roman" w:hAnsi="Times New Roman" w:cs="Times New Roman"/>
          <w:position w:val="-38"/>
          <w:sz w:val="26"/>
          <w:szCs w:val="26"/>
        </w:rPr>
        <w:object w:dxaOrig="4500" w:dyaOrig="900">
          <v:shape id="_x0000_i1147" type="#_x0000_t75" style="width:225.75pt;height:44.25pt" o:ole="">
            <v:imagedata r:id="rId272" o:title=""/>
          </v:shape>
          <o:OLEObject Type="Embed" ProgID="Equation.DSMT4" ShapeID="_x0000_i1147" DrawAspect="Content" ObjectID="_1605509483" r:id="rId273"/>
        </w:object>
      </w:r>
    </w:p>
    <w:p w:rsidR="00AE4733" w:rsidRPr="00A7555A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видно з (</w:t>
      </w:r>
      <w:r w:rsidR="00631AED" w:rsidRPr="00762179">
        <w:rPr>
          <w:rFonts w:ascii="Times New Roman" w:hAnsi="Times New Roman" w:cs="Times New Roman"/>
          <w:sz w:val="28"/>
          <w:szCs w:val="28"/>
          <w:lang w:val="uk-UA"/>
        </w:rPr>
        <w:t>5.20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), для електромеханічного об’єкта необхідно встановити наступні параметри: 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моменти інерції </w:t>
      </w:r>
      <w:r w:rsidRPr="00A7555A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620" w:dyaOrig="380">
          <v:shape id="_x0000_i1148" type="#_x0000_t75" style="width:30.75pt;height:18.75pt" o:ole="">
            <v:imagedata r:id="rId274" o:title=""/>
          </v:shape>
          <o:OLEObject Type="Embed" ProgID="Equation.DSMT4" ShapeID="_x0000_i1148" DrawAspect="Content" ObjectID="_1605509484" r:id="rId275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пружність с;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коефіцієнти в’язкого та сухого тертя</w:t>
      </w:r>
      <w:r w:rsidRPr="00A7555A">
        <w:rPr>
          <w:rFonts w:ascii="Times New Roman" w:hAnsi="Times New Roman" w:cs="Times New Roman"/>
          <w:position w:val="-12"/>
          <w:sz w:val="28"/>
          <w:szCs w:val="28"/>
        </w:rPr>
        <w:object w:dxaOrig="1260" w:dyaOrig="380">
          <v:shape id="_x0000_i1149" type="#_x0000_t75" style="width:61.5pt;height:19.5pt" o:ole="">
            <v:imagedata r:id="rId276" o:title=""/>
          </v:shape>
          <o:OLEObject Type="Embed" ProgID="Equation.DSMT4" ShapeID="_x0000_i1149" DrawAspect="Content" ObjectID="_1605509485" r:id="rId277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Процедурно визначення цих параметрів здійснювалося у декілька кроків. З паспортних даних СД відомо значення моменту інерції </w:t>
      </w:r>
      <w:r w:rsidRPr="00A7555A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1719" w:dyaOrig="420">
          <v:shape id="_x0000_i1150" type="#_x0000_t75" style="width:86.25pt;height:20.25pt" o:ole="">
            <v:imagedata r:id="rId278" o:title=""/>
          </v:shape>
          <o:OLEObject Type="Embed" ProgID="Equation.DSMT4" ShapeID="_x0000_i1150" DrawAspect="Content" ObjectID="_1605509486" r:id="rId279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З попереднього тесту розгону відомо, що </w:t>
      </w:r>
      <w:r w:rsidRPr="00A7555A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00" w:dyaOrig="380">
          <v:shape id="_x0000_i1151" type="#_x0000_t75" style="width:15pt;height:18.75pt" o:ole="">
            <v:imagedata r:id="rId280" o:title=""/>
          </v:shape>
          <o:OLEObject Type="Embed" ProgID="Equation.DSMT4" ShapeID="_x0000_i1151" DrawAspect="Content" ObjectID="_1605509487" r:id="rId281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одномасовому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представленні дорівнював </w:t>
      </w:r>
      <w:r w:rsidRPr="00A7555A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060" w:dyaOrig="420">
          <v:shape id="_x0000_i1152" type="#_x0000_t75" style="width:102.75pt;height:20.25pt" o:ole="">
            <v:imagedata r:id="rId282" o:title=""/>
          </v:shape>
          <o:OLEObject Type="Embed" ProgID="Equation.DSMT4" ShapeID="_x0000_i1152" DrawAspect="Content" ObjectID="_1605509488" r:id="rId283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Із значення моменту в режимах холостого ходу та під навантаженням встановлено діапазон змін </w:t>
      </w:r>
      <w:r w:rsidRPr="007B1711">
        <w:rPr>
          <w:rFonts w:ascii="Times New Roman" w:hAnsi="Times New Roman" w:cs="Times New Roman"/>
          <w:position w:val="-12"/>
          <w:sz w:val="28"/>
          <w:szCs w:val="28"/>
        </w:rPr>
        <w:object w:dxaOrig="2400" w:dyaOrig="380">
          <v:shape id="_x0000_i1153" type="#_x0000_t75" style="width:118.5pt;height:19.5pt" o:ole="">
            <v:imagedata r:id="rId284" o:title=""/>
          </v:shape>
          <o:OLEObject Type="Embed" ProgID="Equation.DSMT4" ShapeID="_x0000_i1153" DrawAspect="Content" ObjectID="_1605509489" r:id="rId285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 </w:t>
      </w:r>
      <w:r w:rsidR="00C40A32" w:rsidRPr="007B1711">
        <w:rPr>
          <w:rFonts w:ascii="Times New Roman" w:hAnsi="Times New Roman" w:cs="Times New Roman"/>
          <w:position w:val="-12"/>
          <w:sz w:val="28"/>
          <w:szCs w:val="28"/>
        </w:rPr>
        <w:object w:dxaOrig="3540" w:dyaOrig="420">
          <v:shape id="_x0000_i1154" type="#_x0000_t75" style="width:174.75pt;height:21.75pt" o:ole="">
            <v:imagedata r:id="rId286" o:title=""/>
          </v:shape>
          <o:OLEObject Type="Embed" ProgID="Equation.DSMT4" ShapeID="_x0000_i1154" DrawAspect="Content" ObjectID="_1605509490" r:id="rId287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E4733" w:rsidRPr="007B1711" w:rsidRDefault="00AE4733" w:rsidP="00B13054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подальшого визначення параметрів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двомасового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електромеханічного об’єкту було виконано дослідження в системі регулювання з пропорційним регулятором швидкості. Структурна схема досліджуваної системи наведена на рис.</w:t>
      </w:r>
      <w:r w:rsidR="00730469" w:rsidRPr="00762179">
        <w:rPr>
          <w:rFonts w:ascii="Times New Roman" w:hAnsi="Times New Roman" w:cs="Times New Roman"/>
          <w:sz w:val="28"/>
          <w:szCs w:val="28"/>
          <w:lang w:val="uk-UA"/>
        </w:rPr>
        <w:t>5.19</w:t>
      </w:r>
      <w:r>
        <w:rPr>
          <w:rFonts w:ascii="Times New Roman" w:hAnsi="Times New Roman" w:cs="Times New Roman"/>
          <w:sz w:val="28"/>
          <w:szCs w:val="28"/>
          <w:lang w:val="uk-UA"/>
        </w:rPr>
        <w:t>. Шляхом послідовних тестів моделюванням системи, що наведена на рис.</w:t>
      </w:r>
      <w:r w:rsidR="00730469" w:rsidRPr="00762179">
        <w:rPr>
          <w:rFonts w:ascii="Times New Roman" w:hAnsi="Times New Roman" w:cs="Times New Roman"/>
          <w:sz w:val="28"/>
          <w:szCs w:val="28"/>
          <w:lang w:val="uk-UA"/>
        </w:rPr>
        <w:t>5.19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були встановлені уточнені значення параметрів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двомасового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об’єкту:</w:t>
      </w:r>
    </w:p>
    <w:p w:rsidR="00AE4733" w:rsidRPr="005F68ED" w:rsidRDefault="005F68ED" w:rsidP="005F68ED">
      <w:pPr>
        <w:pStyle w:val="MTDisplayEquation"/>
        <w:rPr>
          <w:rFonts w:ascii="Times New Roman" w:hAnsi="Times New Roman" w:cs="Times New Roman"/>
          <w:sz w:val="26"/>
          <w:szCs w:val="26"/>
          <w:rPrChange w:id="183" w:author="Пользователь Windows" w:date="2018-12-04T08:54:00Z">
            <w:rPr>
              <w:rFonts w:ascii="Times New Roman" w:hAnsi="Times New Roman" w:cs="Times New Roman"/>
              <w:sz w:val="28"/>
              <w:szCs w:val="28"/>
            </w:rPr>
          </w:rPrChange>
        </w:rPr>
      </w:pPr>
      <w:ins w:id="184" w:author="Пользователь Windows" w:date="2018-12-04T08:54:00Z">
        <w:r>
          <w:rPr>
            <w:rFonts w:ascii="Times New Roman" w:hAnsi="Times New Roman" w:cs="Times New Roman"/>
            <w:sz w:val="26"/>
            <w:szCs w:val="26"/>
          </w:rPr>
          <w:tab/>
        </w:r>
      </w:ins>
      <w:r w:rsidRPr="005F68ED">
        <w:rPr>
          <w:rFonts w:ascii="Times New Roman" w:hAnsi="Times New Roman" w:cs="Times New Roman"/>
          <w:position w:val="-98"/>
          <w:sz w:val="26"/>
          <w:szCs w:val="26"/>
        </w:rPr>
        <w:object w:dxaOrig="3200" w:dyaOrig="2200">
          <v:shape id="_x0000_i1155" type="#_x0000_t75" style="width:158.25pt;height:112.5pt" o:ole="">
            <v:imagedata r:id="rId288" o:title=""/>
          </v:shape>
          <o:OLEObject Type="Embed" ProgID="Equation.DSMT4" ShapeID="_x0000_i1155" DrawAspect="Content" ObjectID="_1605509491" r:id="rId289"/>
        </w:object>
      </w: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185" w:author="Пользователь Windows" w:date="2018-12-04T08:54:00Z"/>
          <w:rFonts w:ascii="Times New Roman" w:hAnsi="Times New Roman" w:cs="Times New Roman"/>
          <w:sz w:val="28"/>
          <w:szCs w:val="28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186" w:author="Пользователь Windows" w:date="2018-12-04T08:54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187" w:author="Пользователь Windows" w:date="2018-12-04T08:54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188" w:author="Пользователь Windows" w:date="2018-12-04T08:54:00Z"/>
          <w:rFonts w:ascii="Times New Roman" w:hAnsi="Times New Roman" w:cs="Times New Roman"/>
          <w:sz w:val="28"/>
          <w:szCs w:val="28"/>
          <w:lang w:val="uk-UA"/>
        </w:rPr>
      </w:pPr>
    </w:p>
    <w:p w:rsidR="00AE4733" w:rsidRDefault="00AE4733">
      <w:pPr>
        <w:tabs>
          <w:tab w:val="left" w:pos="709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  <w:sectPr w:rsidR="00AE4733" w:rsidSect="00631AED">
          <w:headerReference w:type="default" r:id="rId290"/>
          <w:pgSz w:w="11906" w:h="16838"/>
          <w:pgMar w:top="1134" w:right="851" w:bottom="851" w:left="1276" w:header="709" w:footer="709" w:gutter="0"/>
          <w:cols w:space="708"/>
          <w:docGrid w:linePitch="360"/>
        </w:sectPr>
        <w:pPrChange w:id="189" w:author="Пользователь Windows" w:date="2018-12-04T08:54:00Z">
          <w:pPr>
            <w:tabs>
              <w:tab w:val="left" w:pos="709"/>
            </w:tabs>
            <w:spacing w:after="0" w:line="360" w:lineRule="auto"/>
            <w:ind w:firstLine="567"/>
          </w:pPr>
        </w:pPrChange>
      </w:pP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object w:dxaOrig="13673" w:dyaOrig="6795">
          <v:shape id="_x0000_i1156" type="#_x0000_t75" style="width:684pt;height:339.75pt" o:ole="">
            <v:imagedata r:id="rId291" o:title=""/>
          </v:shape>
          <o:OLEObject Type="Embed" ProgID="Visio.Drawing.11" ShapeID="_x0000_i1156" DrawAspect="Content" ObjectID="_1605509492" r:id="rId292"/>
        </w:objec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30469" w:rsidRPr="00762179">
        <w:rPr>
          <w:rFonts w:ascii="Times New Roman" w:hAnsi="Times New Roman" w:cs="Times New Roman"/>
          <w:sz w:val="28"/>
          <w:szCs w:val="28"/>
          <w:lang w:val="uk-UA"/>
        </w:rPr>
        <w:t>5.19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Структурна схема контуру регулювання ш</w:t>
      </w:r>
      <w:r w:rsidR="0024312F">
        <w:rPr>
          <w:rFonts w:ascii="Times New Roman" w:hAnsi="Times New Roman" w:cs="Times New Roman"/>
          <w:sz w:val="28"/>
          <w:szCs w:val="28"/>
          <w:lang w:val="uk-UA"/>
        </w:rPr>
        <w:t xml:space="preserve">видкості з </w:t>
      </w:r>
      <w:proofErr w:type="spellStart"/>
      <w:r w:rsidR="0024312F">
        <w:rPr>
          <w:rFonts w:ascii="Times New Roman" w:hAnsi="Times New Roman" w:cs="Times New Roman"/>
          <w:sz w:val="28"/>
          <w:szCs w:val="28"/>
          <w:lang w:val="uk-UA"/>
        </w:rPr>
        <w:t>двомасовим</w:t>
      </w:r>
      <w:proofErr w:type="spellEnd"/>
      <w:r w:rsidR="0024312F">
        <w:rPr>
          <w:rFonts w:ascii="Times New Roman" w:hAnsi="Times New Roman" w:cs="Times New Roman"/>
          <w:sz w:val="28"/>
          <w:szCs w:val="28"/>
          <w:lang w:val="uk-UA"/>
        </w:rPr>
        <w:t xml:space="preserve"> об’єктом </w:t>
      </w:r>
      <w:r>
        <w:rPr>
          <w:rFonts w:ascii="Times New Roman" w:hAnsi="Times New Roman" w:cs="Times New Roman"/>
          <w:sz w:val="28"/>
          <w:szCs w:val="28"/>
          <w:lang w:val="uk-UA"/>
        </w:rPr>
        <w:t>а),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структура  підсистеми регулювання моменту</w:t>
      </w:r>
      <w:r w:rsidR="0024312F">
        <w:rPr>
          <w:rFonts w:ascii="Times New Roman" w:hAnsi="Times New Roman" w:cs="Times New Roman"/>
          <w:sz w:val="28"/>
          <w:szCs w:val="28"/>
          <w:lang w:val="uk-UA"/>
        </w:rPr>
        <w:t xml:space="preserve"> (ПРМ) </w:t>
      </w:r>
      <w:r>
        <w:rPr>
          <w:rFonts w:ascii="Times New Roman" w:hAnsi="Times New Roman" w:cs="Times New Roman"/>
          <w:sz w:val="28"/>
          <w:szCs w:val="28"/>
          <w:lang w:val="uk-UA"/>
        </w:rPr>
        <w:t>б)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  <w:sectPr w:rsidR="00AE4733" w:rsidSect="00631AED">
          <w:pgSz w:w="16838" w:h="11906" w:orient="landscape"/>
          <w:pgMar w:top="1276" w:right="1134" w:bottom="851" w:left="851" w:header="709" w:footer="709" w:gutter="0"/>
          <w:cols w:space="708"/>
          <w:docGrid w:linePitch="360"/>
        </w:sectPr>
      </w:pPr>
    </w:p>
    <w:p w:rsidR="005F68ED" w:rsidRDefault="00AE4733" w:rsidP="00B13054">
      <w:pPr>
        <w:tabs>
          <w:tab w:val="left" w:pos="709"/>
        </w:tabs>
        <w:spacing w:after="0" w:line="360" w:lineRule="auto"/>
        <w:ind w:firstLine="567"/>
        <w:jc w:val="both"/>
        <w:rPr>
          <w:ins w:id="190" w:author="Пользователь Windows" w:date="2018-12-04T08:55:00Z"/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Для верифікації визначених параметрів мо</w:t>
      </w:r>
      <w:r w:rsidR="00401375">
        <w:rPr>
          <w:rFonts w:ascii="Times New Roman" w:hAnsi="Times New Roman" w:cs="Times New Roman"/>
          <w:sz w:val="28"/>
          <w:szCs w:val="28"/>
          <w:lang w:val="uk-UA"/>
        </w:rPr>
        <w:t xml:space="preserve">делі механічної частини досліди, </w:t>
      </w:r>
      <w:r>
        <w:rPr>
          <w:rFonts w:ascii="Times New Roman" w:hAnsi="Times New Roman"/>
          <w:sz w:val="28"/>
          <w:szCs w:val="28"/>
          <w:lang w:val="uk-UA"/>
        </w:rPr>
        <w:t>перехідні процеси яких наведено на рис.</w:t>
      </w:r>
      <w:r w:rsidR="00302725" w:rsidRPr="00762179">
        <w:rPr>
          <w:rFonts w:ascii="Times New Roman" w:hAnsi="Times New Roman"/>
          <w:sz w:val="28"/>
          <w:szCs w:val="28"/>
          <w:lang w:val="uk-UA"/>
        </w:rPr>
        <w:t>5.12</w:t>
      </w:r>
      <w:r w:rsidR="00401375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-</w:t>
      </w:r>
      <w:r w:rsidRPr="002F7B4C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рис.</w:t>
      </w:r>
      <w:r w:rsidR="00302725" w:rsidRPr="00762179">
        <w:rPr>
          <w:rFonts w:ascii="Times New Roman" w:hAnsi="Times New Roman"/>
          <w:sz w:val="28"/>
          <w:szCs w:val="28"/>
          <w:lang w:val="uk-UA"/>
        </w:rPr>
        <w:t>5.13</w:t>
      </w:r>
      <w:r w:rsidR="00401375">
        <w:rPr>
          <w:rFonts w:ascii="Times New Roman" w:hAnsi="Times New Roman"/>
          <w:sz w:val="28"/>
          <w:szCs w:val="28"/>
          <w:lang w:val="uk-UA"/>
        </w:rPr>
        <w:t>,</w:t>
      </w:r>
      <w:r>
        <w:rPr>
          <w:rFonts w:ascii="Times New Roman" w:hAnsi="Times New Roman"/>
          <w:sz w:val="28"/>
          <w:szCs w:val="28"/>
          <w:lang w:val="uk-UA"/>
        </w:rPr>
        <w:t xml:space="preserve"> доповнено аналогічними тестами при 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2700" w:dyaOrig="380">
          <v:shape id="_x0000_i1157" type="#_x0000_t75" style="width:133.5pt;height:19.5pt" o:ole="">
            <v:imagedata r:id="rId293" o:title=""/>
          </v:shape>
          <o:OLEObject Type="Embed" ProgID="Equation.DSMT4" ShapeID="_x0000_i1157" DrawAspect="Content" ObjectID="_1605509493" r:id="rId294"/>
        </w:object>
      </w:r>
      <w:r>
        <w:rPr>
          <w:rFonts w:ascii="Times New Roman" w:hAnsi="Times New Roman"/>
          <w:sz w:val="28"/>
          <w:szCs w:val="28"/>
          <w:lang w:val="uk-UA"/>
        </w:rPr>
        <w:t xml:space="preserve"> та 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2680" w:dyaOrig="380">
          <v:shape id="_x0000_i1158" type="#_x0000_t75" style="width:132.75pt;height:19.5pt" o:ole="">
            <v:imagedata r:id="rId295" o:title=""/>
          </v:shape>
          <o:OLEObject Type="Embed" ProgID="Equation.DSMT4" ShapeID="_x0000_i1158" DrawAspect="Content" ObjectID="_1605509494" r:id="rId296"/>
        </w:object>
      </w:r>
      <w:r>
        <w:rPr>
          <w:rFonts w:ascii="Times New Roman" w:hAnsi="Times New Roman"/>
          <w:sz w:val="28"/>
          <w:szCs w:val="28"/>
          <w:lang w:val="uk-UA"/>
        </w:rPr>
        <w:t>. Відповідні графіки перехідних процесів наведено на рис.</w:t>
      </w:r>
      <w:r w:rsidR="00730469" w:rsidRPr="00762179">
        <w:rPr>
          <w:rFonts w:ascii="Times New Roman" w:hAnsi="Times New Roman"/>
          <w:sz w:val="28"/>
          <w:szCs w:val="28"/>
          <w:lang w:val="uk-UA"/>
        </w:rPr>
        <w:t>5.20</w:t>
      </w:r>
      <w:r>
        <w:rPr>
          <w:rFonts w:ascii="Times New Roman" w:hAnsi="Times New Roman"/>
          <w:sz w:val="28"/>
          <w:szCs w:val="28"/>
          <w:lang w:val="uk-UA"/>
        </w:rPr>
        <w:t>-рис.</w:t>
      </w:r>
      <w:r w:rsidR="00730469" w:rsidRPr="00762179">
        <w:rPr>
          <w:rFonts w:ascii="Times New Roman" w:hAnsi="Times New Roman"/>
          <w:sz w:val="28"/>
          <w:szCs w:val="28"/>
          <w:lang w:val="uk-UA"/>
        </w:rPr>
        <w:t>5.23</w:t>
      </w:r>
      <w:r>
        <w:rPr>
          <w:rFonts w:ascii="Times New Roman" w:hAnsi="Times New Roman"/>
          <w:sz w:val="28"/>
          <w:szCs w:val="28"/>
          <w:lang w:val="uk-UA"/>
        </w:rPr>
        <w:t>. Результати математичного моделювання системи регулювання швидкості в умовах аналогічних тестів при використанні визначених параметрів представлено на рис.</w:t>
      </w:r>
      <w:r w:rsidR="00730469" w:rsidRPr="00762179">
        <w:rPr>
          <w:rFonts w:ascii="Times New Roman" w:hAnsi="Times New Roman"/>
          <w:sz w:val="28"/>
          <w:szCs w:val="28"/>
          <w:lang w:val="uk-UA"/>
        </w:rPr>
        <w:t>5.24</w:t>
      </w:r>
      <w:r>
        <w:rPr>
          <w:rFonts w:ascii="Times New Roman" w:hAnsi="Times New Roman"/>
          <w:sz w:val="28"/>
          <w:szCs w:val="28"/>
          <w:lang w:val="uk-UA"/>
        </w:rPr>
        <w:t>-рис.</w:t>
      </w:r>
      <w:r w:rsidRPr="00762179">
        <w:rPr>
          <w:rFonts w:ascii="Times New Roman" w:hAnsi="Times New Roman"/>
          <w:sz w:val="28"/>
          <w:szCs w:val="28"/>
          <w:lang w:val="uk-UA"/>
        </w:rPr>
        <w:t>5.26</w:t>
      </w:r>
      <w:r>
        <w:rPr>
          <w:rFonts w:ascii="Times New Roman" w:hAnsi="Times New Roman"/>
          <w:sz w:val="28"/>
          <w:szCs w:val="28"/>
          <w:lang w:val="uk-UA"/>
        </w:rPr>
        <w:t xml:space="preserve"> при розгоні до 200 рад/с та рис.</w:t>
      </w:r>
      <w:r w:rsidRPr="00762179">
        <w:rPr>
          <w:rFonts w:ascii="Times New Roman" w:hAnsi="Times New Roman"/>
          <w:sz w:val="28"/>
          <w:szCs w:val="28"/>
          <w:lang w:val="uk-UA"/>
        </w:rPr>
        <w:t>5.27</w:t>
      </w:r>
      <w:r>
        <w:rPr>
          <w:rFonts w:ascii="Times New Roman" w:hAnsi="Times New Roman"/>
          <w:sz w:val="28"/>
          <w:szCs w:val="28"/>
          <w:lang w:val="uk-UA"/>
        </w:rPr>
        <w:t>-рис.</w:t>
      </w:r>
      <w:r w:rsidRPr="00762179">
        <w:rPr>
          <w:rFonts w:ascii="Times New Roman" w:hAnsi="Times New Roman"/>
          <w:sz w:val="28"/>
          <w:szCs w:val="28"/>
          <w:lang w:val="uk-UA"/>
        </w:rPr>
        <w:t>5.29</w:t>
      </w:r>
      <w:r>
        <w:rPr>
          <w:rFonts w:ascii="Times New Roman" w:hAnsi="Times New Roman"/>
          <w:sz w:val="28"/>
          <w:szCs w:val="28"/>
          <w:lang w:val="uk-UA"/>
        </w:rPr>
        <w:t xml:space="preserve"> при розгоні до 100 рад/с.</w:t>
      </w:r>
    </w:p>
    <w:p w:rsidR="005F68ED" w:rsidRDefault="005F68ED">
      <w:pPr>
        <w:rPr>
          <w:ins w:id="191" w:author="Пользователь Windows" w:date="2018-12-04T08:55:00Z"/>
          <w:rFonts w:ascii="Times New Roman" w:hAnsi="Times New Roman"/>
          <w:sz w:val="28"/>
          <w:szCs w:val="28"/>
          <w:lang w:val="uk-UA"/>
        </w:rPr>
      </w:pPr>
      <w:ins w:id="192" w:author="Пользователь Windows" w:date="2018-12-04T08:55:00Z">
        <w:r>
          <w:rPr>
            <w:rFonts w:ascii="Times New Roman" w:hAnsi="Times New Roman"/>
            <w:sz w:val="28"/>
            <w:szCs w:val="28"/>
            <w:lang w:val="uk-UA"/>
          </w:rPr>
          <w:br w:type="page"/>
        </w:r>
      </w:ins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jc w:val="both"/>
        <w:rPr>
          <w:del w:id="193" w:author="Пользователь Windows" w:date="2018-12-04T08:55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194" w:author="Пользователь Windows" w:date="2018-12-04T08:55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195" w:author="Пользователь Windows" w:date="2018-12-04T08:55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196" w:author="Пользователь Windows" w:date="2018-12-04T08:55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197" w:author="Пользователь Windows" w:date="2018-12-04T08:55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198" w:author="Пользователь Windows" w:date="2018-12-04T08:55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199" w:author="Пользователь Windows" w:date="2018-12-04T08:55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00" w:author="Пользователь Windows" w:date="2018-12-04T08:55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01" w:author="Пользователь Windows" w:date="2018-12-04T08:55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02" w:author="Пользователь Windows" w:date="2018-12-04T08:55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03" w:author="Пользователь Windows" w:date="2018-12-04T08:55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04" w:author="Пользователь Windows" w:date="2018-12-04T08:55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05" w:author="Пользователь Windows" w:date="2018-12-04T08:55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06" w:author="Пользователь Windows" w:date="2018-12-04T08:55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07" w:author="Пользователь Windows" w:date="2018-12-04T08:55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08" w:author="Пользователь Windows" w:date="2018-12-04T08:55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09" w:author="Пользователь Windows" w:date="2018-12-04T08:55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10" w:author="Пользователь Windows" w:date="2018-12-04T08:55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11" w:author="Пользователь Windows" w:date="2018-12-04T08:55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12" w:author="Пользователь Windows" w:date="2018-12-04T08:55:00Z"/>
          <w:rFonts w:ascii="Times New Roman" w:hAnsi="Times New Roman" w:cs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FE00D4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1" locked="0" layoutInCell="1" allowOverlap="1" wp14:anchorId="4CACB8C4" wp14:editId="19392341">
            <wp:simplePos x="0" y="0"/>
            <wp:positionH relativeFrom="column">
              <wp:posOffset>301625</wp:posOffset>
            </wp:positionH>
            <wp:positionV relativeFrom="paragraph">
              <wp:posOffset>190</wp:posOffset>
            </wp:positionV>
            <wp:extent cx="5337810" cy="3444240"/>
            <wp:effectExtent l="0" t="0" r="0" b="0"/>
            <wp:wrapTight wrapText="bothSides">
              <wp:wrapPolygon edited="0">
                <wp:start x="2698" y="0"/>
                <wp:lineTo x="308" y="1792"/>
                <wp:lineTo x="308" y="5615"/>
                <wp:lineTo x="463" y="5973"/>
                <wp:lineTo x="1233" y="5973"/>
                <wp:lineTo x="617" y="7288"/>
                <wp:lineTo x="617" y="7765"/>
                <wp:lineTo x="1233" y="7885"/>
                <wp:lineTo x="848" y="8960"/>
                <wp:lineTo x="925" y="11708"/>
                <wp:lineTo x="617" y="13142"/>
                <wp:lineTo x="617" y="13381"/>
                <wp:lineTo x="1233" y="13619"/>
                <wp:lineTo x="1233" y="15531"/>
                <wp:lineTo x="848" y="16009"/>
                <wp:lineTo x="848" y="16487"/>
                <wp:lineTo x="1233" y="17442"/>
                <wp:lineTo x="540" y="19354"/>
                <wp:lineTo x="385" y="20071"/>
                <wp:lineTo x="1233" y="21146"/>
                <wp:lineTo x="10099" y="21385"/>
                <wp:lineTo x="20737" y="21385"/>
                <wp:lineTo x="21122" y="21146"/>
                <wp:lineTo x="21122" y="20429"/>
                <wp:lineTo x="20814" y="19354"/>
                <wp:lineTo x="20968" y="12664"/>
                <wp:lineTo x="20582" y="12425"/>
                <wp:lineTo x="17499" y="11708"/>
                <wp:lineTo x="17884" y="11708"/>
                <wp:lineTo x="21199" y="10035"/>
                <wp:lineTo x="21199" y="9796"/>
                <wp:lineTo x="20814" y="7885"/>
                <wp:lineTo x="20891" y="1673"/>
                <wp:lineTo x="20274" y="1195"/>
                <wp:lineTo x="18193" y="0"/>
                <wp:lineTo x="2698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9" b="9843"/>
                    <a:stretch/>
                  </pic:blipFill>
                  <pic:spPr bwMode="auto">
                    <a:xfrm>
                      <a:off x="0" y="0"/>
                      <a:ext cx="53378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FE00D4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7696" behindDoc="1" locked="0" layoutInCell="1" allowOverlap="1" wp14:anchorId="400A253E" wp14:editId="604390F1">
            <wp:simplePos x="0" y="0"/>
            <wp:positionH relativeFrom="column">
              <wp:posOffset>301625</wp:posOffset>
            </wp:positionH>
            <wp:positionV relativeFrom="paragraph">
              <wp:posOffset>279590</wp:posOffset>
            </wp:positionV>
            <wp:extent cx="5337810" cy="3593465"/>
            <wp:effectExtent l="0" t="0" r="0" b="0"/>
            <wp:wrapTight wrapText="bothSides">
              <wp:wrapPolygon edited="0">
                <wp:start x="1465" y="916"/>
                <wp:lineTo x="848" y="2176"/>
                <wp:lineTo x="848" y="2519"/>
                <wp:lineTo x="1233" y="2977"/>
                <wp:lineTo x="463" y="3893"/>
                <wp:lineTo x="463" y="4351"/>
                <wp:lineTo x="1233" y="4809"/>
                <wp:lineTo x="848" y="5725"/>
                <wp:lineTo x="848" y="6183"/>
                <wp:lineTo x="1233" y="6641"/>
                <wp:lineTo x="308" y="7672"/>
                <wp:lineTo x="308" y="7901"/>
                <wp:lineTo x="1233" y="8474"/>
                <wp:lineTo x="694" y="9848"/>
                <wp:lineTo x="1079" y="10306"/>
                <wp:lineTo x="1079" y="10535"/>
                <wp:lineTo x="3854" y="12138"/>
                <wp:lineTo x="4163" y="12138"/>
                <wp:lineTo x="1465" y="12825"/>
                <wp:lineTo x="463" y="13283"/>
                <wp:lineTo x="540" y="15802"/>
                <wp:lineTo x="1156" y="17634"/>
                <wp:lineTo x="848" y="17863"/>
                <wp:lineTo x="848" y="18321"/>
                <wp:lineTo x="1233" y="19466"/>
                <wp:lineTo x="385" y="20268"/>
                <wp:lineTo x="771" y="21184"/>
                <wp:lineTo x="10099" y="21413"/>
                <wp:lineTo x="20737" y="21413"/>
                <wp:lineTo x="21122" y="21184"/>
                <wp:lineTo x="21122" y="20497"/>
                <wp:lineTo x="20814" y="19466"/>
                <wp:lineTo x="20968" y="13054"/>
                <wp:lineTo x="20582" y="12825"/>
                <wp:lineTo x="17807" y="12138"/>
                <wp:lineTo x="18193" y="12138"/>
                <wp:lineTo x="21199" y="10535"/>
                <wp:lineTo x="21199" y="10306"/>
                <wp:lineTo x="20814" y="8474"/>
                <wp:lineTo x="20891" y="2977"/>
                <wp:lineTo x="20274" y="916"/>
                <wp:lineTo x="1465" y="916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09"/>
                    <a:stretch/>
                  </pic:blipFill>
                  <pic:spPr bwMode="auto">
                    <a:xfrm>
                      <a:off x="0" y="0"/>
                      <a:ext cx="533781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0744C2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FE00D4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1" locked="0" layoutInCell="1" allowOverlap="1" wp14:anchorId="0BF01830" wp14:editId="14DC97E5">
            <wp:simplePos x="0" y="0"/>
            <wp:positionH relativeFrom="column">
              <wp:posOffset>301625</wp:posOffset>
            </wp:positionH>
            <wp:positionV relativeFrom="paragraph">
              <wp:posOffset>94425</wp:posOffset>
            </wp:positionV>
            <wp:extent cx="5337810" cy="1849755"/>
            <wp:effectExtent l="0" t="0" r="0" b="0"/>
            <wp:wrapTight wrapText="bothSides">
              <wp:wrapPolygon edited="0">
                <wp:start x="3469" y="1780"/>
                <wp:lineTo x="1002" y="3782"/>
                <wp:lineTo x="771" y="4671"/>
                <wp:lineTo x="1233" y="5784"/>
                <wp:lineTo x="848" y="7563"/>
                <wp:lineTo x="848" y="8453"/>
                <wp:lineTo x="1233" y="9343"/>
                <wp:lineTo x="848" y="11123"/>
                <wp:lineTo x="848" y="12012"/>
                <wp:lineTo x="1233" y="12902"/>
                <wp:lineTo x="694" y="15349"/>
                <wp:lineTo x="1233" y="16461"/>
                <wp:lineTo x="694" y="19131"/>
                <wp:lineTo x="1079" y="20021"/>
                <wp:lineTo x="1079" y="20688"/>
                <wp:lineTo x="10099" y="21133"/>
                <wp:lineTo x="20737" y="21133"/>
                <wp:lineTo x="20968" y="20688"/>
                <wp:lineTo x="21199" y="20021"/>
                <wp:lineTo x="20814" y="16461"/>
                <wp:lineTo x="20891" y="4894"/>
                <wp:lineTo x="20274" y="4004"/>
                <wp:lineTo x="18347" y="1780"/>
                <wp:lineTo x="3469" y="178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25"/>
                    <a:stretch/>
                  </pic:blipFill>
                  <pic:spPr bwMode="auto">
                    <a:xfrm>
                      <a:off x="0" y="0"/>
                      <a:ext cx="533781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0744C2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0744C2" w:rsidRDefault="000744C2" w:rsidP="000744C2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val="uk-UA"/>
        </w:rPr>
      </w:pPr>
      <w:bookmarkStart w:id="213" w:name="OLE_LINK3"/>
    </w:p>
    <w:p w:rsidR="000744C2" w:rsidRDefault="000744C2" w:rsidP="000744C2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F68ED" w:rsidRDefault="00AE4733">
      <w:pPr>
        <w:spacing w:after="0" w:line="360" w:lineRule="auto"/>
        <w:jc w:val="center"/>
        <w:rPr>
          <w:ins w:id="214" w:author="Пользователь Windows" w:date="2018-12-04T08:55:00Z"/>
          <w:rFonts w:ascii="Times New Roman" w:hAnsi="Times New Roman"/>
          <w:sz w:val="28"/>
          <w:szCs w:val="28"/>
          <w:lang w:val="uk-UA"/>
        </w:rPr>
        <w:pPrChange w:id="215" w:author="Пользователь Windows" w:date="2018-12-04T08:55:00Z">
          <w:pPr/>
        </w:pPrChange>
      </w:pPr>
      <w:r>
        <w:rPr>
          <w:rFonts w:ascii="Times New Roman" w:hAnsi="Times New Roman"/>
          <w:sz w:val="28"/>
          <w:szCs w:val="28"/>
          <w:lang w:val="uk-UA"/>
        </w:rPr>
        <w:t xml:space="preserve">Рисунок </w:t>
      </w:r>
      <w:r w:rsidR="00730469" w:rsidRPr="00762179">
        <w:rPr>
          <w:rFonts w:ascii="Times New Roman" w:hAnsi="Times New Roman"/>
          <w:sz w:val="28"/>
          <w:szCs w:val="28"/>
        </w:rPr>
        <w:t>5.20</w:t>
      </w:r>
      <w:r>
        <w:rPr>
          <w:rFonts w:ascii="Times New Roman" w:hAnsi="Times New Roman"/>
          <w:sz w:val="28"/>
          <w:szCs w:val="28"/>
          <w:lang w:val="uk-UA"/>
        </w:rPr>
        <w:t xml:space="preserve"> – </w:t>
      </w:r>
      <w:r w:rsidR="00170320">
        <w:rPr>
          <w:rFonts w:ascii="Times New Roman" w:hAnsi="Times New Roman"/>
          <w:sz w:val="28"/>
          <w:szCs w:val="28"/>
          <w:lang w:val="uk-UA"/>
        </w:rPr>
        <w:t xml:space="preserve">Графіки перехідних процесів при тестуванні </w:t>
      </w:r>
      <w:r>
        <w:rPr>
          <w:rFonts w:ascii="Times New Roman" w:hAnsi="Times New Roman"/>
          <w:sz w:val="28"/>
          <w:szCs w:val="28"/>
          <w:lang w:val="uk-UA"/>
        </w:rPr>
        <w:t xml:space="preserve">системи керування швидкістю </w:t>
      </w:r>
      <w:r>
        <w:rPr>
          <w:rFonts w:ascii="Times New Roman" w:hAnsi="Times New Roman"/>
          <w:sz w:val="28"/>
          <w:szCs w:val="28"/>
          <w:lang w:val="en-US"/>
        </w:rPr>
        <w:t>Rexroth</w:t>
      </w:r>
      <w:r w:rsidR="00170320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(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1840" w:dyaOrig="420">
          <v:shape id="_x0000_i1159" type="#_x0000_t75" style="width:91.5pt;height:20.25pt" o:ole="">
            <v:imagedata r:id="rId300" o:title=""/>
          </v:shape>
          <o:OLEObject Type="Embed" ProgID="Equation.DSMT4" ShapeID="_x0000_i1159" DrawAspect="Content" ObjectID="_1605509495" r:id="rId301"/>
        </w:objec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2700" w:dyaOrig="380">
          <v:shape id="_x0000_i1160" type="#_x0000_t75" style="width:133.5pt;height:19.5pt" o:ole="">
            <v:imagedata r:id="rId302" o:title=""/>
          </v:shape>
          <o:OLEObject Type="Embed" ProgID="Equation.DSMT4" ShapeID="_x0000_i1160" DrawAspect="Content" ObjectID="_1605509496" r:id="rId303"/>
        </w:object>
      </w:r>
      <w:r>
        <w:rPr>
          <w:rFonts w:ascii="Times New Roman" w:hAnsi="Times New Roman"/>
          <w:sz w:val="28"/>
          <w:szCs w:val="28"/>
          <w:lang w:val="uk-UA"/>
        </w:rPr>
        <w:t>)</w:t>
      </w:r>
      <w:ins w:id="216" w:author="Пользователь Windows" w:date="2018-12-04T08:55:00Z">
        <w:r w:rsidR="005F68ED">
          <w:rPr>
            <w:rFonts w:ascii="Times New Roman" w:hAnsi="Times New Roman"/>
            <w:sz w:val="28"/>
            <w:szCs w:val="28"/>
            <w:lang w:val="uk-UA"/>
          </w:rPr>
          <w:br w:type="page"/>
        </w:r>
      </w:ins>
    </w:p>
    <w:p w:rsidR="00AE4733" w:rsidDel="005F68ED" w:rsidRDefault="00AE4733" w:rsidP="000744C2">
      <w:pPr>
        <w:spacing w:after="0" w:line="360" w:lineRule="auto"/>
        <w:jc w:val="center"/>
        <w:rPr>
          <w:del w:id="217" w:author="Пользователь Windows" w:date="2018-12-04T08:55:00Z"/>
          <w:rFonts w:ascii="Times New Roman" w:hAnsi="Times New Roman"/>
          <w:sz w:val="28"/>
          <w:szCs w:val="28"/>
          <w:lang w:val="uk-UA"/>
        </w:rPr>
      </w:pPr>
    </w:p>
    <w:bookmarkEnd w:id="213"/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FE00D4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9744" behindDoc="1" locked="0" layoutInCell="1" allowOverlap="1" wp14:anchorId="4697F26B" wp14:editId="4E3BDADF">
            <wp:simplePos x="0" y="0"/>
            <wp:positionH relativeFrom="column">
              <wp:posOffset>301625</wp:posOffset>
            </wp:positionH>
            <wp:positionV relativeFrom="paragraph">
              <wp:posOffset>627</wp:posOffset>
            </wp:positionV>
            <wp:extent cx="5337810" cy="3423285"/>
            <wp:effectExtent l="0" t="0" r="0" b="0"/>
            <wp:wrapTight wrapText="bothSides">
              <wp:wrapPolygon edited="0">
                <wp:start x="2698" y="0"/>
                <wp:lineTo x="308" y="1683"/>
                <wp:lineTo x="308" y="5529"/>
                <wp:lineTo x="463" y="5890"/>
                <wp:lineTo x="1233" y="5890"/>
                <wp:lineTo x="617" y="7212"/>
                <wp:lineTo x="617" y="7693"/>
                <wp:lineTo x="1233" y="7813"/>
                <wp:lineTo x="848" y="8895"/>
                <wp:lineTo x="925" y="11659"/>
                <wp:lineTo x="617" y="13102"/>
                <wp:lineTo x="617" y="13342"/>
                <wp:lineTo x="1233" y="13583"/>
                <wp:lineTo x="1233" y="15506"/>
                <wp:lineTo x="848" y="15987"/>
                <wp:lineTo x="848" y="16467"/>
                <wp:lineTo x="1233" y="17429"/>
                <wp:lineTo x="540" y="19352"/>
                <wp:lineTo x="385" y="20073"/>
                <wp:lineTo x="1233" y="21155"/>
                <wp:lineTo x="10099" y="21396"/>
                <wp:lineTo x="20737" y="21396"/>
                <wp:lineTo x="21122" y="21155"/>
                <wp:lineTo x="21122" y="20434"/>
                <wp:lineTo x="20814" y="19352"/>
                <wp:lineTo x="20968" y="12621"/>
                <wp:lineTo x="20582" y="12381"/>
                <wp:lineTo x="17499" y="11659"/>
                <wp:lineTo x="17884" y="11659"/>
                <wp:lineTo x="21199" y="9977"/>
                <wp:lineTo x="21199" y="9736"/>
                <wp:lineTo x="20814" y="7813"/>
                <wp:lineTo x="20891" y="1563"/>
                <wp:lineTo x="20274" y="1082"/>
                <wp:lineTo x="18193" y="0"/>
                <wp:lineTo x="2698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5" b="10109"/>
                    <a:stretch/>
                  </pic:blipFill>
                  <pic:spPr bwMode="auto">
                    <a:xfrm>
                      <a:off x="0" y="0"/>
                      <a:ext cx="533781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0744C2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FE00D4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0768" behindDoc="1" locked="0" layoutInCell="1" allowOverlap="1" wp14:anchorId="69487B58" wp14:editId="1CB0D31C">
            <wp:simplePos x="0" y="0"/>
            <wp:positionH relativeFrom="column">
              <wp:posOffset>301625</wp:posOffset>
            </wp:positionH>
            <wp:positionV relativeFrom="paragraph">
              <wp:posOffset>147130</wp:posOffset>
            </wp:positionV>
            <wp:extent cx="5337810" cy="3582670"/>
            <wp:effectExtent l="0" t="0" r="0" b="0"/>
            <wp:wrapTight wrapText="bothSides">
              <wp:wrapPolygon edited="0">
                <wp:start x="1465" y="919"/>
                <wp:lineTo x="848" y="2182"/>
                <wp:lineTo x="848" y="2527"/>
                <wp:lineTo x="1233" y="2986"/>
                <wp:lineTo x="463" y="3905"/>
                <wp:lineTo x="463" y="4364"/>
                <wp:lineTo x="1233" y="4824"/>
                <wp:lineTo x="848" y="5743"/>
                <wp:lineTo x="848" y="6202"/>
                <wp:lineTo x="1233" y="6661"/>
                <wp:lineTo x="308" y="7695"/>
                <wp:lineTo x="308" y="7925"/>
                <wp:lineTo x="1233" y="8499"/>
                <wp:lineTo x="694" y="9877"/>
                <wp:lineTo x="1079" y="10337"/>
                <wp:lineTo x="1079" y="10566"/>
                <wp:lineTo x="3854" y="12174"/>
                <wp:lineTo x="4163" y="12174"/>
                <wp:lineTo x="1465" y="12864"/>
                <wp:lineTo x="463" y="13323"/>
                <wp:lineTo x="540" y="15850"/>
                <wp:lineTo x="1156" y="17687"/>
                <wp:lineTo x="848" y="17917"/>
                <wp:lineTo x="848" y="18376"/>
                <wp:lineTo x="1233" y="19525"/>
                <wp:lineTo x="385" y="20329"/>
                <wp:lineTo x="771" y="21248"/>
                <wp:lineTo x="10099" y="21477"/>
                <wp:lineTo x="20737" y="21477"/>
                <wp:lineTo x="21122" y="21248"/>
                <wp:lineTo x="21122" y="20559"/>
                <wp:lineTo x="20814" y="19525"/>
                <wp:lineTo x="20968" y="13093"/>
                <wp:lineTo x="20582" y="12864"/>
                <wp:lineTo x="17807" y="12174"/>
                <wp:lineTo x="18193" y="12174"/>
                <wp:lineTo x="21199" y="10566"/>
                <wp:lineTo x="21199" y="10337"/>
                <wp:lineTo x="20814" y="8499"/>
                <wp:lineTo x="20891" y="2986"/>
                <wp:lineTo x="20274" y="919"/>
                <wp:lineTo x="1465" y="919"/>
              </wp:wrapPolygon>
            </wp:wrapTight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75"/>
                    <a:stretch/>
                  </pic:blipFill>
                  <pic:spPr bwMode="auto">
                    <a:xfrm>
                      <a:off x="0" y="0"/>
                      <a:ext cx="53378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0744C2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FE00D4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1792" behindDoc="1" locked="0" layoutInCell="1" allowOverlap="1" wp14:anchorId="469FA17A" wp14:editId="7502AA05">
            <wp:simplePos x="0" y="0"/>
            <wp:positionH relativeFrom="column">
              <wp:posOffset>301625</wp:posOffset>
            </wp:positionH>
            <wp:positionV relativeFrom="paragraph">
              <wp:posOffset>289370</wp:posOffset>
            </wp:positionV>
            <wp:extent cx="5337810" cy="1860550"/>
            <wp:effectExtent l="0" t="0" r="0" b="0"/>
            <wp:wrapTight wrapText="bothSides">
              <wp:wrapPolygon edited="0">
                <wp:start x="3469" y="1990"/>
                <wp:lineTo x="1002" y="3760"/>
                <wp:lineTo x="771" y="4644"/>
                <wp:lineTo x="1233" y="5971"/>
                <wp:lineTo x="848" y="7519"/>
                <wp:lineTo x="848" y="8404"/>
                <wp:lineTo x="1233" y="9510"/>
                <wp:lineTo x="848" y="11279"/>
                <wp:lineTo x="848" y="12164"/>
                <wp:lineTo x="1233" y="13048"/>
                <wp:lineTo x="694" y="15481"/>
                <wp:lineTo x="1233" y="16587"/>
                <wp:lineTo x="694" y="19020"/>
                <wp:lineTo x="1079" y="20126"/>
                <wp:lineTo x="1079" y="20789"/>
                <wp:lineTo x="10099" y="21231"/>
                <wp:lineTo x="20737" y="21231"/>
                <wp:lineTo x="20968" y="20789"/>
                <wp:lineTo x="21199" y="20126"/>
                <wp:lineTo x="20814" y="16587"/>
                <wp:lineTo x="20968" y="4866"/>
                <wp:lineTo x="18347" y="1990"/>
                <wp:lineTo x="3469" y="1990"/>
              </wp:wrapPolygon>
            </wp:wrapTight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59"/>
                    <a:stretch/>
                  </pic:blipFill>
                  <pic:spPr bwMode="auto">
                    <a:xfrm>
                      <a:off x="0" y="0"/>
                      <a:ext cx="533781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0744C2" w:rsidRDefault="000744C2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F68ED" w:rsidRDefault="00AE4733">
      <w:pPr>
        <w:spacing w:after="0" w:line="360" w:lineRule="auto"/>
        <w:jc w:val="center"/>
        <w:rPr>
          <w:ins w:id="218" w:author="Пользователь Windows" w:date="2018-12-04T08:55:00Z"/>
          <w:rFonts w:ascii="Times New Roman" w:hAnsi="Times New Roman"/>
          <w:sz w:val="28"/>
          <w:szCs w:val="28"/>
          <w:lang w:val="uk-UA"/>
        </w:rPr>
        <w:pPrChange w:id="219" w:author="Пользователь Windows" w:date="2018-12-04T08:55:00Z">
          <w:pPr/>
        </w:pPrChange>
      </w:pPr>
      <w:r>
        <w:rPr>
          <w:rFonts w:ascii="Times New Roman" w:hAnsi="Times New Roman"/>
          <w:sz w:val="28"/>
          <w:szCs w:val="28"/>
          <w:lang w:val="uk-UA"/>
        </w:rPr>
        <w:t xml:space="preserve">Рисунок </w:t>
      </w:r>
      <w:r w:rsidR="00730469" w:rsidRPr="00762179">
        <w:rPr>
          <w:rFonts w:ascii="Times New Roman" w:hAnsi="Times New Roman"/>
          <w:sz w:val="28"/>
          <w:szCs w:val="28"/>
          <w:lang w:val="uk-UA"/>
        </w:rPr>
        <w:t>5.21</w:t>
      </w:r>
      <w:r>
        <w:rPr>
          <w:rFonts w:ascii="Times New Roman" w:hAnsi="Times New Roman"/>
          <w:sz w:val="28"/>
          <w:szCs w:val="28"/>
          <w:lang w:val="uk-UA"/>
        </w:rPr>
        <w:t xml:space="preserve"> – </w:t>
      </w:r>
      <w:r w:rsidR="005A3E3A">
        <w:rPr>
          <w:rFonts w:ascii="Times New Roman" w:hAnsi="Times New Roman"/>
          <w:sz w:val="28"/>
          <w:szCs w:val="28"/>
          <w:lang w:val="uk-UA"/>
        </w:rPr>
        <w:t xml:space="preserve">Графіки перехідних процесів при тестуванні </w:t>
      </w:r>
      <w:r>
        <w:rPr>
          <w:rFonts w:ascii="Times New Roman" w:hAnsi="Times New Roman"/>
          <w:sz w:val="28"/>
          <w:szCs w:val="28"/>
          <w:lang w:val="uk-UA"/>
        </w:rPr>
        <w:t xml:space="preserve">системи керування швидкістю </w:t>
      </w:r>
      <w:r>
        <w:rPr>
          <w:rFonts w:ascii="Times New Roman" w:hAnsi="Times New Roman"/>
          <w:sz w:val="28"/>
          <w:szCs w:val="28"/>
          <w:lang w:val="en-US"/>
        </w:rPr>
        <w:t>Rexroth</w:t>
      </w:r>
      <w:r w:rsidR="005A3E3A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(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1840" w:dyaOrig="420">
          <v:shape id="_x0000_i1161" type="#_x0000_t75" style="width:91.5pt;height:20.25pt" o:ole="">
            <v:imagedata r:id="rId300" o:title=""/>
          </v:shape>
          <o:OLEObject Type="Embed" ProgID="Equation.DSMT4" ShapeID="_x0000_i1161" DrawAspect="Content" ObjectID="_1605509497" r:id="rId307"/>
        </w:objec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2640" w:dyaOrig="380">
          <v:shape id="_x0000_i1162" type="#_x0000_t75" style="width:132pt;height:19.5pt" o:ole="">
            <v:imagedata r:id="rId308" o:title=""/>
          </v:shape>
          <o:OLEObject Type="Embed" ProgID="Equation.DSMT4" ShapeID="_x0000_i1162" DrawAspect="Content" ObjectID="_1605509498" r:id="rId309"/>
        </w:object>
      </w:r>
      <w:r>
        <w:rPr>
          <w:rFonts w:ascii="Times New Roman" w:hAnsi="Times New Roman"/>
          <w:sz w:val="28"/>
          <w:szCs w:val="28"/>
          <w:lang w:val="uk-UA"/>
        </w:rPr>
        <w:t>)</w:t>
      </w:r>
      <w:ins w:id="220" w:author="Пользователь Windows" w:date="2018-12-04T08:55:00Z">
        <w:r w:rsidR="005F68ED">
          <w:rPr>
            <w:rFonts w:ascii="Times New Roman" w:hAnsi="Times New Roman"/>
            <w:sz w:val="28"/>
            <w:szCs w:val="28"/>
            <w:lang w:val="uk-UA"/>
          </w:rPr>
          <w:br w:type="page"/>
        </w:r>
      </w:ins>
    </w:p>
    <w:p w:rsidR="00AE4733" w:rsidDel="005F68ED" w:rsidRDefault="00AE4733" w:rsidP="00B13054">
      <w:pPr>
        <w:spacing w:after="0" w:line="360" w:lineRule="auto"/>
        <w:jc w:val="center"/>
        <w:rPr>
          <w:del w:id="221" w:author="Пользователь Windows" w:date="2018-12-04T08:56:00Z"/>
          <w:rFonts w:ascii="Times New Roman" w:hAnsi="Times New Roman"/>
          <w:sz w:val="28"/>
          <w:szCs w:val="28"/>
          <w:lang w:val="uk-UA"/>
        </w:rPr>
      </w:pPr>
    </w:p>
    <w:p w:rsidR="00AE4733" w:rsidRPr="009C0D9C" w:rsidRDefault="00AE4733" w:rsidP="00B13054">
      <w:pPr>
        <w:spacing w:after="0" w:line="360" w:lineRule="auto"/>
        <w:jc w:val="center"/>
        <w:rPr>
          <w:lang w:val="uk-UA"/>
        </w:rPr>
      </w:pPr>
      <w:r w:rsidRPr="00485C58">
        <w:rPr>
          <w:noProof/>
          <w:lang w:eastAsia="ru-RU"/>
        </w:rPr>
        <w:drawing>
          <wp:anchor distT="0" distB="0" distL="114300" distR="114300" simplePos="0" relativeHeight="251682816" behindDoc="1" locked="0" layoutInCell="1" allowOverlap="1" wp14:anchorId="3D3417E5" wp14:editId="12858D74">
            <wp:simplePos x="0" y="0"/>
            <wp:positionH relativeFrom="column">
              <wp:posOffset>301625</wp:posOffset>
            </wp:positionH>
            <wp:positionV relativeFrom="paragraph">
              <wp:posOffset>15</wp:posOffset>
            </wp:positionV>
            <wp:extent cx="5337810" cy="3444240"/>
            <wp:effectExtent l="0" t="0" r="0" b="0"/>
            <wp:wrapTight wrapText="bothSides">
              <wp:wrapPolygon edited="0">
                <wp:start x="2698" y="0"/>
                <wp:lineTo x="1619" y="1195"/>
                <wp:lineTo x="1233" y="1673"/>
                <wp:lineTo x="1233" y="2150"/>
                <wp:lineTo x="385" y="2389"/>
                <wp:lineTo x="385" y="2867"/>
                <wp:lineTo x="1233" y="4062"/>
                <wp:lineTo x="540" y="5973"/>
                <wp:lineTo x="1002" y="7407"/>
                <wp:lineTo x="1233" y="7885"/>
                <wp:lineTo x="848" y="8960"/>
                <wp:lineTo x="925" y="11708"/>
                <wp:lineTo x="617" y="12425"/>
                <wp:lineTo x="617" y="12664"/>
                <wp:lineTo x="1233" y="13619"/>
                <wp:lineTo x="1233" y="15531"/>
                <wp:lineTo x="848" y="16009"/>
                <wp:lineTo x="848" y="16487"/>
                <wp:lineTo x="1233" y="17442"/>
                <wp:lineTo x="1233" y="19354"/>
                <wp:lineTo x="463" y="20310"/>
                <wp:lineTo x="925" y="21146"/>
                <wp:lineTo x="10099" y="21385"/>
                <wp:lineTo x="20737" y="21385"/>
                <wp:lineTo x="21122" y="21146"/>
                <wp:lineTo x="21122" y="20429"/>
                <wp:lineTo x="20814" y="19354"/>
                <wp:lineTo x="20968" y="12664"/>
                <wp:lineTo x="20582" y="12425"/>
                <wp:lineTo x="17499" y="11708"/>
                <wp:lineTo x="17884" y="11708"/>
                <wp:lineTo x="21199" y="10035"/>
                <wp:lineTo x="21199" y="9796"/>
                <wp:lineTo x="20814" y="7885"/>
                <wp:lineTo x="20891" y="1673"/>
                <wp:lineTo x="20274" y="1195"/>
                <wp:lineTo x="18193" y="0"/>
                <wp:lineTo x="2698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4" b="10109"/>
                    <a:stretch/>
                  </pic:blipFill>
                  <pic:spPr bwMode="auto">
                    <a:xfrm>
                      <a:off x="0" y="0"/>
                      <a:ext cx="53378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Pr="009C0D9C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9C0D9C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9C0D9C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9C0D9C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9C0D9C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9C0D9C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9C0D9C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9C0D9C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bookmarkStart w:id="222" w:name="OLE_LINK5"/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0744C2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485C58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3840" behindDoc="1" locked="0" layoutInCell="1" allowOverlap="1" wp14:anchorId="293C47BA" wp14:editId="08987CEC">
            <wp:simplePos x="0" y="0"/>
            <wp:positionH relativeFrom="column">
              <wp:posOffset>301625</wp:posOffset>
            </wp:positionH>
            <wp:positionV relativeFrom="paragraph">
              <wp:posOffset>145225</wp:posOffset>
            </wp:positionV>
            <wp:extent cx="5337810" cy="3593465"/>
            <wp:effectExtent l="0" t="0" r="0" b="0"/>
            <wp:wrapTight wrapText="bothSides">
              <wp:wrapPolygon edited="0">
                <wp:start x="1465" y="916"/>
                <wp:lineTo x="848" y="2176"/>
                <wp:lineTo x="848" y="2519"/>
                <wp:lineTo x="1233" y="2977"/>
                <wp:lineTo x="463" y="3893"/>
                <wp:lineTo x="463" y="4351"/>
                <wp:lineTo x="1233" y="4809"/>
                <wp:lineTo x="848" y="5725"/>
                <wp:lineTo x="848" y="6183"/>
                <wp:lineTo x="1233" y="6641"/>
                <wp:lineTo x="308" y="7672"/>
                <wp:lineTo x="308" y="7901"/>
                <wp:lineTo x="1233" y="8474"/>
                <wp:lineTo x="694" y="9848"/>
                <wp:lineTo x="1079" y="10306"/>
                <wp:lineTo x="1079" y="10535"/>
                <wp:lineTo x="3854" y="12138"/>
                <wp:lineTo x="771" y="12481"/>
                <wp:lineTo x="540" y="12939"/>
                <wp:lineTo x="1233" y="13970"/>
                <wp:lineTo x="617" y="15001"/>
                <wp:lineTo x="617" y="15459"/>
                <wp:lineTo x="1233" y="15802"/>
                <wp:lineTo x="771" y="17634"/>
                <wp:lineTo x="1233" y="19466"/>
                <wp:lineTo x="385" y="20268"/>
                <wp:lineTo x="771" y="21184"/>
                <wp:lineTo x="10099" y="21413"/>
                <wp:lineTo x="20737" y="21413"/>
                <wp:lineTo x="21122" y="21184"/>
                <wp:lineTo x="21122" y="20497"/>
                <wp:lineTo x="20814" y="19466"/>
                <wp:lineTo x="20968" y="13054"/>
                <wp:lineTo x="20582" y="12825"/>
                <wp:lineTo x="17807" y="12138"/>
                <wp:lineTo x="18193" y="12138"/>
                <wp:lineTo x="21199" y="10535"/>
                <wp:lineTo x="21199" y="10306"/>
                <wp:lineTo x="20814" y="8474"/>
                <wp:lineTo x="20891" y="2977"/>
                <wp:lineTo x="20274" y="916"/>
                <wp:lineTo x="1465" y="916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09"/>
                    <a:stretch/>
                  </pic:blipFill>
                  <pic:spPr bwMode="auto">
                    <a:xfrm>
                      <a:off x="0" y="0"/>
                      <a:ext cx="533781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0744C2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485C58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4864" behindDoc="1" locked="0" layoutInCell="1" allowOverlap="1" wp14:anchorId="4431CDA8" wp14:editId="45AB8078">
            <wp:simplePos x="0" y="0"/>
            <wp:positionH relativeFrom="column">
              <wp:posOffset>301625</wp:posOffset>
            </wp:positionH>
            <wp:positionV relativeFrom="paragraph">
              <wp:posOffset>283655</wp:posOffset>
            </wp:positionV>
            <wp:extent cx="5337810" cy="1838960"/>
            <wp:effectExtent l="0" t="0" r="0" b="8890"/>
            <wp:wrapTight wrapText="bothSides">
              <wp:wrapPolygon edited="0">
                <wp:start x="3469" y="2014"/>
                <wp:lineTo x="1002" y="3804"/>
                <wp:lineTo x="771" y="4699"/>
                <wp:lineTo x="1233" y="6041"/>
                <wp:lineTo x="848" y="7608"/>
                <wp:lineTo x="848" y="8503"/>
                <wp:lineTo x="1233" y="9622"/>
                <wp:lineTo x="848" y="11412"/>
                <wp:lineTo x="848" y="12307"/>
                <wp:lineTo x="1233" y="13202"/>
                <wp:lineTo x="694" y="15663"/>
                <wp:lineTo x="1233" y="16782"/>
                <wp:lineTo x="694" y="19243"/>
                <wp:lineTo x="1079" y="20362"/>
                <wp:lineTo x="1079" y="21033"/>
                <wp:lineTo x="10099" y="21481"/>
                <wp:lineTo x="20737" y="21481"/>
                <wp:lineTo x="20968" y="21033"/>
                <wp:lineTo x="21199" y="20362"/>
                <wp:lineTo x="20814" y="16782"/>
                <wp:lineTo x="20968" y="4923"/>
                <wp:lineTo x="18347" y="2014"/>
                <wp:lineTo x="3469" y="2014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91"/>
                    <a:stretch/>
                  </pic:blipFill>
                  <pic:spPr bwMode="auto">
                    <a:xfrm>
                      <a:off x="0" y="0"/>
                      <a:ext cx="533781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0744C2" w:rsidRDefault="000744C2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0744C2" w:rsidRDefault="000744C2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F68ED" w:rsidRDefault="00AE4733">
      <w:pPr>
        <w:spacing w:after="0" w:line="360" w:lineRule="auto"/>
        <w:jc w:val="center"/>
        <w:rPr>
          <w:ins w:id="223" w:author="Пользователь Windows" w:date="2018-12-04T08:56:00Z"/>
          <w:rFonts w:ascii="Times New Roman" w:hAnsi="Times New Roman"/>
          <w:sz w:val="28"/>
          <w:szCs w:val="28"/>
          <w:lang w:val="uk-UA"/>
        </w:rPr>
        <w:pPrChange w:id="224" w:author="Пользователь Windows" w:date="2018-12-04T08:56:00Z">
          <w:pPr/>
        </w:pPrChange>
      </w:pPr>
      <w:r>
        <w:rPr>
          <w:rFonts w:ascii="Times New Roman" w:hAnsi="Times New Roman"/>
          <w:sz w:val="28"/>
          <w:szCs w:val="28"/>
          <w:lang w:val="uk-UA"/>
        </w:rPr>
        <w:t xml:space="preserve">Рисунок </w:t>
      </w:r>
      <w:r w:rsidR="00730469" w:rsidRPr="005F197F">
        <w:rPr>
          <w:rFonts w:ascii="Times New Roman" w:hAnsi="Times New Roman"/>
          <w:sz w:val="28"/>
          <w:szCs w:val="28"/>
          <w:lang w:val="uk-UA"/>
        </w:rPr>
        <w:t>5.22</w:t>
      </w:r>
      <w:r>
        <w:rPr>
          <w:rFonts w:ascii="Times New Roman" w:hAnsi="Times New Roman"/>
          <w:sz w:val="28"/>
          <w:szCs w:val="28"/>
          <w:lang w:val="uk-UA"/>
        </w:rPr>
        <w:t xml:space="preserve"> – </w:t>
      </w:r>
      <w:r w:rsidR="009C0D9C">
        <w:rPr>
          <w:rFonts w:ascii="Times New Roman" w:hAnsi="Times New Roman"/>
          <w:sz w:val="28"/>
          <w:szCs w:val="28"/>
          <w:lang w:val="uk-UA"/>
        </w:rPr>
        <w:t xml:space="preserve">Графіки перехідних процесів при тестуванні </w:t>
      </w:r>
      <w:r>
        <w:rPr>
          <w:rFonts w:ascii="Times New Roman" w:hAnsi="Times New Roman"/>
          <w:sz w:val="28"/>
          <w:szCs w:val="28"/>
          <w:lang w:val="uk-UA"/>
        </w:rPr>
        <w:t xml:space="preserve">системи керування швидкістю </w:t>
      </w:r>
      <w:r>
        <w:rPr>
          <w:rFonts w:ascii="Times New Roman" w:hAnsi="Times New Roman"/>
          <w:sz w:val="28"/>
          <w:szCs w:val="28"/>
          <w:lang w:val="en-US"/>
        </w:rPr>
        <w:t>Rexroth</w:t>
      </w:r>
      <w:r w:rsidR="009C0D9C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(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1820" w:dyaOrig="420">
          <v:shape id="_x0000_i1163" type="#_x0000_t75" style="width:90pt;height:20.25pt" o:ole="">
            <v:imagedata r:id="rId313" o:title=""/>
          </v:shape>
          <o:OLEObject Type="Embed" ProgID="Equation.DSMT4" ShapeID="_x0000_i1163" DrawAspect="Content" ObjectID="_1605509499" r:id="rId314"/>
        </w:objec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2659" w:dyaOrig="380">
          <v:shape id="_x0000_i1164" type="#_x0000_t75" style="width:132pt;height:19.5pt" o:ole="">
            <v:imagedata r:id="rId315" o:title=""/>
          </v:shape>
          <o:OLEObject Type="Embed" ProgID="Equation.DSMT4" ShapeID="_x0000_i1164" DrawAspect="Content" ObjectID="_1605509500" r:id="rId316"/>
        </w:object>
      </w:r>
      <w:r>
        <w:rPr>
          <w:rFonts w:ascii="Times New Roman" w:hAnsi="Times New Roman"/>
          <w:sz w:val="28"/>
          <w:szCs w:val="28"/>
          <w:lang w:val="uk-UA"/>
        </w:rPr>
        <w:t>)</w:t>
      </w:r>
      <w:ins w:id="225" w:author="Пользователь Windows" w:date="2018-12-04T08:56:00Z">
        <w:r w:rsidR="005F68ED">
          <w:rPr>
            <w:rFonts w:ascii="Times New Roman" w:hAnsi="Times New Roman"/>
            <w:sz w:val="28"/>
            <w:szCs w:val="28"/>
            <w:lang w:val="uk-UA"/>
          </w:rPr>
          <w:br w:type="page"/>
        </w:r>
      </w:ins>
    </w:p>
    <w:p w:rsidR="00AE4733" w:rsidDel="005F68ED" w:rsidRDefault="00AE4733" w:rsidP="00B13054">
      <w:pPr>
        <w:spacing w:after="0" w:line="360" w:lineRule="auto"/>
        <w:jc w:val="center"/>
        <w:rPr>
          <w:del w:id="226" w:author="Пользователь Windows" w:date="2018-12-04T08:56:00Z"/>
          <w:rFonts w:ascii="Times New Roman" w:hAnsi="Times New Roman"/>
          <w:sz w:val="28"/>
          <w:szCs w:val="28"/>
          <w:lang w:val="uk-UA"/>
        </w:rPr>
      </w:pPr>
    </w:p>
    <w:bookmarkEnd w:id="222"/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  <w:r w:rsidRPr="006E5386">
        <w:rPr>
          <w:noProof/>
          <w:lang w:eastAsia="ru-RU"/>
        </w:rPr>
        <w:drawing>
          <wp:anchor distT="0" distB="0" distL="114300" distR="114300" simplePos="0" relativeHeight="251685888" behindDoc="1" locked="0" layoutInCell="1" allowOverlap="1" wp14:anchorId="034F350F" wp14:editId="10B34264">
            <wp:simplePos x="0" y="0"/>
            <wp:positionH relativeFrom="column">
              <wp:posOffset>301625</wp:posOffset>
            </wp:positionH>
            <wp:positionV relativeFrom="paragraph">
              <wp:posOffset>569</wp:posOffset>
            </wp:positionV>
            <wp:extent cx="5337810" cy="3433445"/>
            <wp:effectExtent l="0" t="0" r="0" b="0"/>
            <wp:wrapTight wrapText="bothSides">
              <wp:wrapPolygon edited="0">
                <wp:start x="2698" y="0"/>
                <wp:lineTo x="1619" y="1198"/>
                <wp:lineTo x="1233" y="1678"/>
                <wp:lineTo x="1233" y="2157"/>
                <wp:lineTo x="385" y="2397"/>
                <wp:lineTo x="385" y="2876"/>
                <wp:lineTo x="1233" y="4075"/>
                <wp:lineTo x="540" y="5992"/>
                <wp:lineTo x="1002" y="7430"/>
                <wp:lineTo x="1233" y="7910"/>
                <wp:lineTo x="848" y="8988"/>
                <wp:lineTo x="925" y="11745"/>
                <wp:lineTo x="617" y="12464"/>
                <wp:lineTo x="617" y="12704"/>
                <wp:lineTo x="1233" y="13662"/>
                <wp:lineTo x="1233" y="15580"/>
                <wp:lineTo x="848" y="16059"/>
                <wp:lineTo x="848" y="16539"/>
                <wp:lineTo x="1233" y="17497"/>
                <wp:lineTo x="1233" y="19415"/>
                <wp:lineTo x="463" y="20374"/>
                <wp:lineTo x="925" y="21213"/>
                <wp:lineTo x="10099" y="21452"/>
                <wp:lineTo x="20737" y="21452"/>
                <wp:lineTo x="21122" y="21213"/>
                <wp:lineTo x="21122" y="20493"/>
                <wp:lineTo x="20814" y="19415"/>
                <wp:lineTo x="20968" y="12704"/>
                <wp:lineTo x="20582" y="12464"/>
                <wp:lineTo x="17499" y="11745"/>
                <wp:lineTo x="17884" y="11745"/>
                <wp:lineTo x="21199" y="10067"/>
                <wp:lineTo x="21199" y="9827"/>
                <wp:lineTo x="20814" y="7910"/>
                <wp:lineTo x="20891" y="1678"/>
                <wp:lineTo x="20274" y="1198"/>
                <wp:lineTo x="18193" y="0"/>
                <wp:lineTo x="2698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4" b="10375"/>
                    <a:stretch/>
                  </pic:blipFill>
                  <pic:spPr bwMode="auto">
                    <a:xfrm>
                      <a:off x="0" y="0"/>
                      <a:ext cx="53378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0744C2" w:rsidP="00B13054">
      <w:pPr>
        <w:spacing w:after="0" w:line="360" w:lineRule="auto"/>
        <w:jc w:val="center"/>
        <w:rPr>
          <w:lang w:val="uk-UA"/>
        </w:rPr>
      </w:pPr>
      <w:r w:rsidRPr="006E5386">
        <w:rPr>
          <w:noProof/>
          <w:lang w:eastAsia="ru-RU"/>
        </w:rPr>
        <w:drawing>
          <wp:anchor distT="0" distB="0" distL="114300" distR="114300" simplePos="0" relativeHeight="251686912" behindDoc="1" locked="0" layoutInCell="1" allowOverlap="1" wp14:anchorId="38608930" wp14:editId="6A7BBF6A">
            <wp:simplePos x="0" y="0"/>
            <wp:positionH relativeFrom="column">
              <wp:posOffset>301625</wp:posOffset>
            </wp:positionH>
            <wp:positionV relativeFrom="paragraph">
              <wp:posOffset>262700</wp:posOffset>
            </wp:positionV>
            <wp:extent cx="5337810" cy="3604260"/>
            <wp:effectExtent l="0" t="0" r="0" b="0"/>
            <wp:wrapTight wrapText="bothSides">
              <wp:wrapPolygon edited="0">
                <wp:start x="1465" y="913"/>
                <wp:lineTo x="848" y="2169"/>
                <wp:lineTo x="848" y="2512"/>
                <wp:lineTo x="1233" y="2968"/>
                <wp:lineTo x="463" y="3882"/>
                <wp:lineTo x="463" y="4338"/>
                <wp:lineTo x="1233" y="4795"/>
                <wp:lineTo x="848" y="5708"/>
                <wp:lineTo x="848" y="6165"/>
                <wp:lineTo x="1233" y="6622"/>
                <wp:lineTo x="308" y="7649"/>
                <wp:lineTo x="308" y="7877"/>
                <wp:lineTo x="1233" y="8448"/>
                <wp:lineTo x="694" y="9818"/>
                <wp:lineTo x="1079" y="10275"/>
                <wp:lineTo x="1079" y="10503"/>
                <wp:lineTo x="3854" y="12101"/>
                <wp:lineTo x="771" y="12444"/>
                <wp:lineTo x="540" y="12901"/>
                <wp:lineTo x="1233" y="13928"/>
                <wp:lineTo x="617" y="14956"/>
                <wp:lineTo x="617" y="15412"/>
                <wp:lineTo x="1233" y="15755"/>
                <wp:lineTo x="771" y="17581"/>
                <wp:lineTo x="1233" y="19408"/>
                <wp:lineTo x="385" y="20207"/>
                <wp:lineTo x="771" y="21121"/>
                <wp:lineTo x="10099" y="21349"/>
                <wp:lineTo x="20737" y="21349"/>
                <wp:lineTo x="21122" y="21121"/>
                <wp:lineTo x="21122" y="20436"/>
                <wp:lineTo x="20814" y="19408"/>
                <wp:lineTo x="20968" y="13015"/>
                <wp:lineTo x="20582" y="12786"/>
                <wp:lineTo x="17807" y="12101"/>
                <wp:lineTo x="18193" y="12101"/>
                <wp:lineTo x="21199" y="10503"/>
                <wp:lineTo x="21199" y="10275"/>
                <wp:lineTo x="20814" y="8448"/>
                <wp:lineTo x="20891" y="2968"/>
                <wp:lineTo x="20274" y="913"/>
                <wp:lineTo x="1465" y="913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43"/>
                    <a:stretch/>
                  </pic:blipFill>
                  <pic:spPr bwMode="auto">
                    <a:xfrm>
                      <a:off x="0" y="0"/>
                      <a:ext cx="533781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0744C2" w:rsidP="00B13054">
      <w:pPr>
        <w:spacing w:after="0" w:line="360" w:lineRule="auto"/>
        <w:jc w:val="center"/>
        <w:rPr>
          <w:lang w:val="uk-UA"/>
        </w:rPr>
      </w:pPr>
      <w:r w:rsidRPr="006E5386">
        <w:rPr>
          <w:noProof/>
          <w:lang w:eastAsia="ru-RU"/>
        </w:rPr>
        <w:drawing>
          <wp:anchor distT="0" distB="0" distL="114300" distR="114300" simplePos="0" relativeHeight="251687936" behindDoc="1" locked="0" layoutInCell="1" allowOverlap="1" wp14:anchorId="16DA3F97" wp14:editId="4DC6335C">
            <wp:simplePos x="0" y="0"/>
            <wp:positionH relativeFrom="column">
              <wp:posOffset>301625</wp:posOffset>
            </wp:positionH>
            <wp:positionV relativeFrom="paragraph">
              <wp:posOffset>199580</wp:posOffset>
            </wp:positionV>
            <wp:extent cx="5337810" cy="1849755"/>
            <wp:effectExtent l="0" t="0" r="0" b="0"/>
            <wp:wrapTight wrapText="bothSides">
              <wp:wrapPolygon edited="0">
                <wp:start x="3469" y="1780"/>
                <wp:lineTo x="1002" y="3782"/>
                <wp:lineTo x="771" y="4671"/>
                <wp:lineTo x="1233" y="5784"/>
                <wp:lineTo x="848" y="7563"/>
                <wp:lineTo x="848" y="8453"/>
                <wp:lineTo x="1233" y="9343"/>
                <wp:lineTo x="848" y="11123"/>
                <wp:lineTo x="848" y="12012"/>
                <wp:lineTo x="1233" y="12902"/>
                <wp:lineTo x="694" y="15349"/>
                <wp:lineTo x="1233" y="16461"/>
                <wp:lineTo x="694" y="19131"/>
                <wp:lineTo x="1079" y="20021"/>
                <wp:lineTo x="1079" y="20688"/>
                <wp:lineTo x="10099" y="21133"/>
                <wp:lineTo x="20737" y="21133"/>
                <wp:lineTo x="20968" y="20688"/>
                <wp:lineTo x="21199" y="20021"/>
                <wp:lineTo x="20814" y="16461"/>
                <wp:lineTo x="20891" y="4894"/>
                <wp:lineTo x="20274" y="4004"/>
                <wp:lineTo x="18347" y="1780"/>
                <wp:lineTo x="3469" y="178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25"/>
                    <a:stretch/>
                  </pic:blipFill>
                  <pic:spPr bwMode="auto">
                    <a:xfrm>
                      <a:off x="0" y="0"/>
                      <a:ext cx="533781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lang w:val="uk-UA"/>
        </w:rPr>
      </w:pPr>
    </w:p>
    <w:p w:rsidR="000744C2" w:rsidRDefault="000744C2" w:rsidP="00B13054">
      <w:pPr>
        <w:spacing w:after="0" w:line="360" w:lineRule="auto"/>
        <w:jc w:val="center"/>
        <w:rPr>
          <w:lang w:val="uk-UA"/>
        </w:rPr>
      </w:pPr>
    </w:p>
    <w:p w:rsidR="000744C2" w:rsidRDefault="000744C2" w:rsidP="00B13054">
      <w:pPr>
        <w:spacing w:after="0" w:line="360" w:lineRule="auto"/>
        <w:jc w:val="center"/>
        <w:rPr>
          <w:lang w:val="uk-UA"/>
        </w:rPr>
      </w:pPr>
    </w:p>
    <w:p w:rsidR="000744C2" w:rsidRPr="00D67B8A" w:rsidRDefault="000744C2" w:rsidP="00B13054">
      <w:pPr>
        <w:spacing w:after="0" w:line="360" w:lineRule="auto"/>
        <w:jc w:val="center"/>
        <w:rPr>
          <w:lang w:val="uk-UA"/>
        </w:rPr>
      </w:pPr>
    </w:p>
    <w:p w:rsidR="00AE4733" w:rsidRDefault="00AE4733" w:rsidP="00B13054">
      <w:pPr>
        <w:spacing w:after="0" w:line="360" w:lineRule="auto"/>
        <w:rPr>
          <w:lang w:val="uk-UA"/>
        </w:rPr>
      </w:pPr>
    </w:p>
    <w:p w:rsidR="000744C2" w:rsidRPr="00D67B8A" w:rsidRDefault="000744C2" w:rsidP="00B13054">
      <w:pPr>
        <w:spacing w:after="0" w:line="360" w:lineRule="auto"/>
        <w:rPr>
          <w:lang w:val="uk-UA"/>
        </w:rPr>
      </w:pPr>
    </w:p>
    <w:p w:rsidR="005F68ED" w:rsidRDefault="00AE4733">
      <w:pPr>
        <w:spacing w:after="0" w:line="360" w:lineRule="auto"/>
        <w:jc w:val="center"/>
        <w:rPr>
          <w:ins w:id="227" w:author="Пользователь Windows" w:date="2018-12-04T08:56:00Z"/>
          <w:rFonts w:ascii="Times New Roman" w:hAnsi="Times New Roman"/>
          <w:sz w:val="28"/>
          <w:szCs w:val="28"/>
          <w:lang w:val="uk-UA"/>
        </w:rPr>
        <w:pPrChange w:id="228" w:author="Пользователь Windows" w:date="2018-12-04T08:56:00Z">
          <w:pPr/>
        </w:pPrChange>
      </w:pPr>
      <w:r>
        <w:rPr>
          <w:rFonts w:ascii="Times New Roman" w:hAnsi="Times New Roman"/>
          <w:sz w:val="28"/>
          <w:szCs w:val="28"/>
          <w:lang w:val="uk-UA"/>
        </w:rPr>
        <w:t xml:space="preserve">Рисунок </w:t>
      </w:r>
      <w:r w:rsidR="00730469" w:rsidRPr="005F197F">
        <w:rPr>
          <w:rFonts w:ascii="Times New Roman" w:hAnsi="Times New Roman"/>
          <w:sz w:val="28"/>
          <w:szCs w:val="28"/>
          <w:lang w:val="uk-UA"/>
        </w:rPr>
        <w:t>5.23</w:t>
      </w:r>
      <w:r>
        <w:rPr>
          <w:rFonts w:ascii="Times New Roman" w:hAnsi="Times New Roman"/>
          <w:sz w:val="28"/>
          <w:szCs w:val="28"/>
          <w:lang w:val="uk-UA"/>
        </w:rPr>
        <w:t xml:space="preserve"> – </w:t>
      </w:r>
      <w:r w:rsidR="00D67B8A">
        <w:rPr>
          <w:rFonts w:ascii="Times New Roman" w:hAnsi="Times New Roman"/>
          <w:sz w:val="28"/>
          <w:szCs w:val="28"/>
          <w:lang w:val="uk-UA"/>
        </w:rPr>
        <w:t xml:space="preserve">Графіки перехідних процесів при тестуванні </w:t>
      </w:r>
      <w:r>
        <w:rPr>
          <w:rFonts w:ascii="Times New Roman" w:hAnsi="Times New Roman"/>
          <w:sz w:val="28"/>
          <w:szCs w:val="28"/>
          <w:lang w:val="uk-UA"/>
        </w:rPr>
        <w:t xml:space="preserve">системи керування швидкістю </w:t>
      </w:r>
      <w:r>
        <w:rPr>
          <w:rFonts w:ascii="Times New Roman" w:hAnsi="Times New Roman"/>
          <w:sz w:val="28"/>
          <w:szCs w:val="28"/>
          <w:lang w:val="en-US"/>
        </w:rPr>
        <w:t>Rexroth</w:t>
      </w:r>
      <w:r w:rsidR="00D67B8A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(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1820" w:dyaOrig="420">
          <v:shape id="_x0000_i1165" type="#_x0000_t75" style="width:90pt;height:20.25pt" o:ole="">
            <v:imagedata r:id="rId313" o:title=""/>
          </v:shape>
          <o:OLEObject Type="Embed" ProgID="Equation.DSMT4" ShapeID="_x0000_i1165" DrawAspect="Content" ObjectID="_1605509501" r:id="rId320"/>
        </w:objec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2680" w:dyaOrig="380">
          <v:shape id="_x0000_i1166" type="#_x0000_t75" style="width:132.75pt;height:19.5pt" o:ole="">
            <v:imagedata r:id="rId321" o:title=""/>
          </v:shape>
          <o:OLEObject Type="Embed" ProgID="Equation.DSMT4" ShapeID="_x0000_i1166" DrawAspect="Content" ObjectID="_1605509502" r:id="rId322"/>
        </w:object>
      </w:r>
      <w:r>
        <w:rPr>
          <w:rFonts w:ascii="Times New Roman" w:hAnsi="Times New Roman"/>
          <w:sz w:val="28"/>
          <w:szCs w:val="28"/>
          <w:lang w:val="uk-UA"/>
        </w:rPr>
        <w:t>)</w:t>
      </w:r>
      <w:ins w:id="229" w:author="Пользователь Windows" w:date="2018-12-04T08:56:00Z">
        <w:r w:rsidR="005F68ED">
          <w:rPr>
            <w:rFonts w:ascii="Times New Roman" w:hAnsi="Times New Roman"/>
            <w:sz w:val="28"/>
            <w:szCs w:val="28"/>
            <w:lang w:val="uk-UA"/>
          </w:rPr>
          <w:br w:type="page"/>
        </w:r>
      </w:ins>
    </w:p>
    <w:p w:rsidR="00AE4733" w:rsidDel="005F68ED" w:rsidRDefault="00AE4733" w:rsidP="00B13054">
      <w:pPr>
        <w:spacing w:after="0" w:line="360" w:lineRule="auto"/>
        <w:jc w:val="center"/>
        <w:rPr>
          <w:del w:id="230" w:author="Пользователь Windows" w:date="2018-12-04T08:56:00Z"/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3265C5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8176" behindDoc="1" locked="0" layoutInCell="1" allowOverlap="1" wp14:anchorId="1FB6402D" wp14:editId="2DC8C0CF">
            <wp:simplePos x="0" y="0"/>
            <wp:positionH relativeFrom="column">
              <wp:posOffset>301625</wp:posOffset>
            </wp:positionH>
            <wp:positionV relativeFrom="paragraph">
              <wp:posOffset>437</wp:posOffset>
            </wp:positionV>
            <wp:extent cx="5337062" cy="3423182"/>
            <wp:effectExtent l="0" t="0" r="0" b="6350"/>
            <wp:wrapTight wrapText="bothSides">
              <wp:wrapPolygon edited="0">
                <wp:start x="2699" y="0"/>
                <wp:lineTo x="308" y="1803"/>
                <wp:lineTo x="308" y="5650"/>
                <wp:lineTo x="463" y="6011"/>
                <wp:lineTo x="1234" y="6011"/>
                <wp:lineTo x="617" y="7334"/>
                <wp:lineTo x="617" y="7814"/>
                <wp:lineTo x="1234" y="7935"/>
                <wp:lineTo x="848" y="9017"/>
                <wp:lineTo x="925" y="11782"/>
                <wp:lineTo x="617" y="13224"/>
                <wp:lineTo x="617" y="13465"/>
                <wp:lineTo x="1234" y="13705"/>
                <wp:lineTo x="1234" y="15629"/>
                <wp:lineTo x="848" y="16110"/>
                <wp:lineTo x="848" y="16591"/>
                <wp:lineTo x="1234" y="17553"/>
                <wp:lineTo x="540" y="19476"/>
                <wp:lineTo x="386" y="20197"/>
                <wp:lineTo x="1234" y="21279"/>
                <wp:lineTo x="10101" y="21520"/>
                <wp:lineTo x="20742" y="21520"/>
                <wp:lineTo x="21127" y="21279"/>
                <wp:lineTo x="21127" y="20558"/>
                <wp:lineTo x="20819" y="19476"/>
                <wp:lineTo x="20973" y="12744"/>
                <wp:lineTo x="20587" y="12503"/>
                <wp:lineTo x="17503" y="11782"/>
                <wp:lineTo x="17889" y="11782"/>
                <wp:lineTo x="21204" y="10099"/>
                <wp:lineTo x="21204" y="9858"/>
                <wp:lineTo x="20819" y="7935"/>
                <wp:lineTo x="20896" y="1683"/>
                <wp:lineTo x="20279" y="1202"/>
                <wp:lineTo x="18197" y="0"/>
                <wp:lineTo x="2699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" b="10375"/>
                    <a:stretch/>
                  </pic:blipFill>
                  <pic:spPr bwMode="auto">
                    <a:xfrm>
                      <a:off x="0" y="0"/>
                      <a:ext cx="5337062" cy="342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3265C5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9200" behindDoc="1" locked="0" layoutInCell="1" allowOverlap="1" wp14:anchorId="0999A376" wp14:editId="6620ACAC">
            <wp:simplePos x="0" y="0"/>
            <wp:positionH relativeFrom="column">
              <wp:posOffset>301625</wp:posOffset>
            </wp:positionH>
            <wp:positionV relativeFrom="paragraph">
              <wp:posOffset>170370</wp:posOffset>
            </wp:positionV>
            <wp:extent cx="5337810" cy="3593465"/>
            <wp:effectExtent l="0" t="0" r="0" b="0"/>
            <wp:wrapTight wrapText="bothSides">
              <wp:wrapPolygon edited="0">
                <wp:start x="1465" y="916"/>
                <wp:lineTo x="848" y="2176"/>
                <wp:lineTo x="848" y="2519"/>
                <wp:lineTo x="1233" y="2977"/>
                <wp:lineTo x="463" y="3893"/>
                <wp:lineTo x="463" y="4351"/>
                <wp:lineTo x="1233" y="4809"/>
                <wp:lineTo x="848" y="5725"/>
                <wp:lineTo x="848" y="6183"/>
                <wp:lineTo x="1233" y="6641"/>
                <wp:lineTo x="308" y="7672"/>
                <wp:lineTo x="308" y="7901"/>
                <wp:lineTo x="1233" y="8474"/>
                <wp:lineTo x="694" y="9848"/>
                <wp:lineTo x="1079" y="10306"/>
                <wp:lineTo x="1079" y="10535"/>
                <wp:lineTo x="3854" y="12138"/>
                <wp:lineTo x="4163" y="12138"/>
                <wp:lineTo x="1465" y="12825"/>
                <wp:lineTo x="463" y="13283"/>
                <wp:lineTo x="540" y="15802"/>
                <wp:lineTo x="1156" y="17634"/>
                <wp:lineTo x="848" y="17863"/>
                <wp:lineTo x="848" y="18321"/>
                <wp:lineTo x="1233" y="19466"/>
                <wp:lineTo x="385" y="20268"/>
                <wp:lineTo x="771" y="21184"/>
                <wp:lineTo x="10099" y="21413"/>
                <wp:lineTo x="20737" y="21413"/>
                <wp:lineTo x="21122" y="21184"/>
                <wp:lineTo x="21122" y="20497"/>
                <wp:lineTo x="20814" y="19466"/>
                <wp:lineTo x="20968" y="13054"/>
                <wp:lineTo x="20582" y="12825"/>
                <wp:lineTo x="17807" y="12138"/>
                <wp:lineTo x="18193" y="12138"/>
                <wp:lineTo x="21199" y="10535"/>
                <wp:lineTo x="21199" y="10306"/>
                <wp:lineTo x="20814" y="8474"/>
                <wp:lineTo x="20891" y="2977"/>
                <wp:lineTo x="20274" y="916"/>
                <wp:lineTo x="1465" y="916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09"/>
                    <a:stretch/>
                  </pic:blipFill>
                  <pic:spPr bwMode="auto">
                    <a:xfrm>
                      <a:off x="0" y="0"/>
                      <a:ext cx="533781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0744C2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3265C5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0224" behindDoc="1" locked="0" layoutInCell="1" allowOverlap="1" wp14:anchorId="0E8D3547" wp14:editId="5A41A2C2">
            <wp:simplePos x="0" y="0"/>
            <wp:positionH relativeFrom="column">
              <wp:posOffset>301625</wp:posOffset>
            </wp:positionH>
            <wp:positionV relativeFrom="paragraph">
              <wp:posOffset>303975</wp:posOffset>
            </wp:positionV>
            <wp:extent cx="5337810" cy="1860550"/>
            <wp:effectExtent l="0" t="0" r="0" b="0"/>
            <wp:wrapTight wrapText="bothSides">
              <wp:wrapPolygon edited="0">
                <wp:start x="3469" y="1990"/>
                <wp:lineTo x="1002" y="3760"/>
                <wp:lineTo x="771" y="4644"/>
                <wp:lineTo x="1233" y="5971"/>
                <wp:lineTo x="848" y="7519"/>
                <wp:lineTo x="848" y="8404"/>
                <wp:lineTo x="1233" y="9510"/>
                <wp:lineTo x="848" y="11279"/>
                <wp:lineTo x="848" y="12164"/>
                <wp:lineTo x="1233" y="13048"/>
                <wp:lineTo x="694" y="15481"/>
                <wp:lineTo x="1233" y="16587"/>
                <wp:lineTo x="694" y="19020"/>
                <wp:lineTo x="1079" y="20126"/>
                <wp:lineTo x="1079" y="20789"/>
                <wp:lineTo x="10099" y="21231"/>
                <wp:lineTo x="20737" y="21231"/>
                <wp:lineTo x="20968" y="20789"/>
                <wp:lineTo x="21199" y="20126"/>
                <wp:lineTo x="20814" y="16587"/>
                <wp:lineTo x="20968" y="4866"/>
                <wp:lineTo x="18347" y="1990"/>
                <wp:lineTo x="3469" y="199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59"/>
                    <a:stretch/>
                  </pic:blipFill>
                  <pic:spPr bwMode="auto">
                    <a:xfrm>
                      <a:off x="0" y="0"/>
                      <a:ext cx="533781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0744C2" w:rsidRDefault="000744C2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Рисунок </w:t>
      </w:r>
      <w:r w:rsidR="00730469" w:rsidRPr="005F197F">
        <w:rPr>
          <w:rFonts w:ascii="Times New Roman" w:hAnsi="Times New Roman"/>
          <w:sz w:val="28"/>
          <w:szCs w:val="28"/>
          <w:lang w:val="uk-UA"/>
        </w:rPr>
        <w:t>5.24</w:t>
      </w:r>
      <w:r>
        <w:rPr>
          <w:rFonts w:ascii="Times New Roman" w:hAnsi="Times New Roman"/>
          <w:sz w:val="28"/>
          <w:szCs w:val="28"/>
          <w:lang w:val="uk-UA"/>
        </w:rPr>
        <w:t xml:space="preserve"> – </w:t>
      </w:r>
      <w:r w:rsidR="00EF75BE">
        <w:rPr>
          <w:rFonts w:ascii="Times New Roman" w:hAnsi="Times New Roman"/>
          <w:sz w:val="28"/>
          <w:szCs w:val="28"/>
          <w:lang w:val="uk-UA"/>
        </w:rPr>
        <w:t xml:space="preserve">Графіки перехідних процесів при моделюванні </w:t>
      </w:r>
      <w:r>
        <w:rPr>
          <w:rFonts w:ascii="Times New Roman" w:hAnsi="Times New Roman"/>
          <w:sz w:val="28"/>
          <w:szCs w:val="28"/>
          <w:lang w:val="uk-UA"/>
        </w:rPr>
        <w:t xml:space="preserve">системи керування швидкістю </w:t>
      </w:r>
      <w:r>
        <w:rPr>
          <w:rFonts w:ascii="Times New Roman" w:hAnsi="Times New Roman"/>
          <w:sz w:val="28"/>
          <w:szCs w:val="28"/>
          <w:lang w:val="en-US"/>
        </w:rPr>
        <w:t>Rexroth</w:t>
      </w:r>
      <w:r w:rsidR="00EF75BE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(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1840" w:dyaOrig="420">
          <v:shape id="_x0000_i1167" type="#_x0000_t75" style="width:91.5pt;height:20.25pt" o:ole="">
            <v:imagedata r:id="rId326" o:title=""/>
          </v:shape>
          <o:OLEObject Type="Embed" ProgID="Equation.DSMT4" ShapeID="_x0000_i1167" DrawAspect="Content" ObjectID="_1605509503" r:id="rId327"/>
        </w:objec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2659" w:dyaOrig="380">
          <v:shape id="_x0000_i1168" type="#_x0000_t75" style="width:132pt;height:19.5pt" o:ole="">
            <v:imagedata r:id="rId248" o:title=""/>
          </v:shape>
          <o:OLEObject Type="Embed" ProgID="Equation.DSMT4" ShapeID="_x0000_i1168" DrawAspect="Content" ObjectID="_1605509504" r:id="rId328"/>
        </w:object>
      </w:r>
      <w:r>
        <w:rPr>
          <w:rFonts w:ascii="Times New Roman" w:hAnsi="Times New Roman"/>
          <w:sz w:val="28"/>
          <w:szCs w:val="28"/>
          <w:lang w:val="uk-UA"/>
        </w:rPr>
        <w:t>)</w:t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441A6A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01248" behindDoc="1" locked="0" layoutInCell="1" allowOverlap="1" wp14:anchorId="33BB2FC9" wp14:editId="2F250CC2">
            <wp:simplePos x="0" y="0"/>
            <wp:positionH relativeFrom="column">
              <wp:posOffset>301625</wp:posOffset>
            </wp:positionH>
            <wp:positionV relativeFrom="paragraph">
              <wp:posOffset>627</wp:posOffset>
            </wp:positionV>
            <wp:extent cx="5337810" cy="3433445"/>
            <wp:effectExtent l="0" t="0" r="0" b="0"/>
            <wp:wrapTight wrapText="bothSides">
              <wp:wrapPolygon edited="0">
                <wp:start x="2698" y="0"/>
                <wp:lineTo x="308" y="1798"/>
                <wp:lineTo x="308" y="5633"/>
                <wp:lineTo x="463" y="5992"/>
                <wp:lineTo x="1233" y="5992"/>
                <wp:lineTo x="617" y="7191"/>
                <wp:lineTo x="617" y="7550"/>
                <wp:lineTo x="1233" y="7910"/>
                <wp:lineTo x="848" y="8869"/>
                <wp:lineTo x="925" y="11745"/>
                <wp:lineTo x="540" y="13063"/>
                <wp:lineTo x="617" y="13183"/>
                <wp:lineTo x="1233" y="13662"/>
                <wp:lineTo x="1233" y="15580"/>
                <wp:lineTo x="848" y="16059"/>
                <wp:lineTo x="848" y="16539"/>
                <wp:lineTo x="1233" y="17497"/>
                <wp:lineTo x="385" y="19774"/>
                <wp:lineTo x="1233" y="21093"/>
                <wp:lineTo x="10099" y="21332"/>
                <wp:lineTo x="20737" y="21332"/>
                <wp:lineTo x="21122" y="21093"/>
                <wp:lineTo x="21122" y="20374"/>
                <wp:lineTo x="20814" y="19415"/>
                <wp:lineTo x="20968" y="12584"/>
                <wp:lineTo x="20582" y="12344"/>
                <wp:lineTo x="17576" y="11745"/>
                <wp:lineTo x="17961" y="11745"/>
                <wp:lineTo x="21199" y="10067"/>
                <wp:lineTo x="21199" y="9827"/>
                <wp:lineTo x="20814" y="7910"/>
                <wp:lineTo x="20891" y="1678"/>
                <wp:lineTo x="20274" y="1198"/>
                <wp:lineTo x="18193" y="0"/>
                <wp:lineTo x="2698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" b="10109"/>
                    <a:stretch/>
                  </pic:blipFill>
                  <pic:spPr bwMode="auto">
                    <a:xfrm>
                      <a:off x="0" y="0"/>
                      <a:ext cx="53378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DE5467" w:rsidRDefault="00DE5467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441A6A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2272" behindDoc="1" locked="0" layoutInCell="1" allowOverlap="1" wp14:anchorId="7B68AE1B" wp14:editId="79EC4096">
            <wp:simplePos x="0" y="0"/>
            <wp:positionH relativeFrom="column">
              <wp:posOffset>301625</wp:posOffset>
            </wp:positionH>
            <wp:positionV relativeFrom="paragraph">
              <wp:posOffset>287210</wp:posOffset>
            </wp:positionV>
            <wp:extent cx="5337810" cy="3604260"/>
            <wp:effectExtent l="0" t="0" r="0" b="0"/>
            <wp:wrapTight wrapText="bothSides">
              <wp:wrapPolygon edited="0">
                <wp:start x="1465" y="913"/>
                <wp:lineTo x="848" y="2169"/>
                <wp:lineTo x="848" y="2512"/>
                <wp:lineTo x="1233" y="2968"/>
                <wp:lineTo x="463" y="3882"/>
                <wp:lineTo x="463" y="4338"/>
                <wp:lineTo x="1233" y="4795"/>
                <wp:lineTo x="848" y="5708"/>
                <wp:lineTo x="848" y="6165"/>
                <wp:lineTo x="1233" y="6622"/>
                <wp:lineTo x="308" y="7649"/>
                <wp:lineTo x="308" y="7877"/>
                <wp:lineTo x="1233" y="8448"/>
                <wp:lineTo x="694" y="9818"/>
                <wp:lineTo x="1079" y="10275"/>
                <wp:lineTo x="1079" y="10503"/>
                <wp:lineTo x="3854" y="12101"/>
                <wp:lineTo x="4163" y="12101"/>
                <wp:lineTo x="1465" y="12786"/>
                <wp:lineTo x="463" y="13243"/>
                <wp:lineTo x="540" y="15755"/>
                <wp:lineTo x="1156" y="17581"/>
                <wp:lineTo x="848" y="17810"/>
                <wp:lineTo x="848" y="18266"/>
                <wp:lineTo x="1233" y="19408"/>
                <wp:lineTo x="385" y="20207"/>
                <wp:lineTo x="771" y="21121"/>
                <wp:lineTo x="10099" y="21349"/>
                <wp:lineTo x="20737" y="21349"/>
                <wp:lineTo x="21122" y="21121"/>
                <wp:lineTo x="21122" y="20436"/>
                <wp:lineTo x="20814" y="19408"/>
                <wp:lineTo x="20968" y="13015"/>
                <wp:lineTo x="20582" y="12786"/>
                <wp:lineTo x="17807" y="12101"/>
                <wp:lineTo x="18193" y="12101"/>
                <wp:lineTo x="21199" y="10503"/>
                <wp:lineTo x="21199" y="10275"/>
                <wp:lineTo x="20814" y="8448"/>
                <wp:lineTo x="20891" y="2968"/>
                <wp:lineTo x="20274" y="913"/>
                <wp:lineTo x="1465" y="913"/>
              </wp:wrapPolygon>
            </wp:wrapTight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43"/>
                    <a:stretch/>
                  </pic:blipFill>
                  <pic:spPr bwMode="auto">
                    <a:xfrm>
                      <a:off x="0" y="0"/>
                      <a:ext cx="533781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0744C2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441A6A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3296" behindDoc="1" locked="0" layoutInCell="1" allowOverlap="1" wp14:anchorId="26D602ED" wp14:editId="7B3B17DC">
            <wp:simplePos x="0" y="0"/>
            <wp:positionH relativeFrom="column">
              <wp:posOffset>301625</wp:posOffset>
            </wp:positionH>
            <wp:positionV relativeFrom="paragraph">
              <wp:posOffset>126555</wp:posOffset>
            </wp:positionV>
            <wp:extent cx="5337810" cy="1860550"/>
            <wp:effectExtent l="0" t="0" r="0" b="0"/>
            <wp:wrapTight wrapText="bothSides">
              <wp:wrapPolygon edited="0">
                <wp:start x="3469" y="1990"/>
                <wp:lineTo x="1002" y="3760"/>
                <wp:lineTo x="771" y="4644"/>
                <wp:lineTo x="1233" y="5971"/>
                <wp:lineTo x="848" y="7519"/>
                <wp:lineTo x="848" y="8404"/>
                <wp:lineTo x="1233" y="9510"/>
                <wp:lineTo x="848" y="11279"/>
                <wp:lineTo x="848" y="12164"/>
                <wp:lineTo x="1233" y="13048"/>
                <wp:lineTo x="694" y="15481"/>
                <wp:lineTo x="1233" y="16587"/>
                <wp:lineTo x="694" y="19020"/>
                <wp:lineTo x="1079" y="20126"/>
                <wp:lineTo x="1079" y="20789"/>
                <wp:lineTo x="10099" y="21231"/>
                <wp:lineTo x="20737" y="21231"/>
                <wp:lineTo x="20968" y="20789"/>
                <wp:lineTo x="21199" y="20126"/>
                <wp:lineTo x="20814" y="16587"/>
                <wp:lineTo x="20968" y="4866"/>
                <wp:lineTo x="18347" y="1990"/>
                <wp:lineTo x="3469" y="199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59"/>
                    <a:stretch/>
                  </pic:blipFill>
                  <pic:spPr bwMode="auto">
                    <a:xfrm>
                      <a:off x="0" y="0"/>
                      <a:ext cx="533781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0744C2" w:rsidRDefault="000744C2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Рисунок </w:t>
      </w:r>
      <w:r w:rsidR="00730469" w:rsidRPr="00747772">
        <w:rPr>
          <w:rFonts w:ascii="Times New Roman" w:hAnsi="Times New Roman"/>
          <w:sz w:val="28"/>
          <w:szCs w:val="28"/>
          <w:lang w:val="uk-UA"/>
        </w:rPr>
        <w:t>5.25</w:t>
      </w:r>
      <w:r>
        <w:rPr>
          <w:rFonts w:ascii="Times New Roman" w:hAnsi="Times New Roman"/>
          <w:sz w:val="28"/>
          <w:szCs w:val="28"/>
          <w:lang w:val="uk-UA"/>
        </w:rPr>
        <w:t xml:space="preserve"> – </w:t>
      </w:r>
      <w:r w:rsidR="00D67B8A">
        <w:rPr>
          <w:rFonts w:ascii="Times New Roman" w:hAnsi="Times New Roman"/>
          <w:sz w:val="28"/>
          <w:szCs w:val="28"/>
          <w:lang w:val="uk-UA"/>
        </w:rPr>
        <w:t xml:space="preserve">Графіки перехідних процесів при моделюванні </w:t>
      </w:r>
      <w:r>
        <w:rPr>
          <w:rFonts w:ascii="Times New Roman" w:hAnsi="Times New Roman"/>
          <w:sz w:val="28"/>
          <w:szCs w:val="28"/>
          <w:lang w:val="uk-UA"/>
        </w:rPr>
        <w:t xml:space="preserve">системи керування швидкістю </w:t>
      </w:r>
      <w:r>
        <w:rPr>
          <w:rFonts w:ascii="Times New Roman" w:hAnsi="Times New Roman"/>
          <w:sz w:val="28"/>
          <w:szCs w:val="28"/>
          <w:lang w:val="en-US"/>
        </w:rPr>
        <w:t>Rexroth</w:t>
      </w:r>
      <w:r w:rsidR="00D67B8A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(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1840" w:dyaOrig="420">
          <v:shape id="_x0000_i1169" type="#_x0000_t75" style="width:91.5pt;height:20.25pt" o:ole="">
            <v:imagedata r:id="rId326" o:title=""/>
          </v:shape>
          <o:OLEObject Type="Embed" ProgID="Equation.DSMT4" ShapeID="_x0000_i1169" DrawAspect="Content" ObjectID="_1605509505" r:id="rId332"/>
        </w:objec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2659" w:dyaOrig="380">
          <v:shape id="_x0000_i1170" type="#_x0000_t75" style="width:132pt;height:19.5pt" o:ole="">
            <v:imagedata r:id="rId333" o:title=""/>
          </v:shape>
          <o:OLEObject Type="Embed" ProgID="Equation.DSMT4" ShapeID="_x0000_i1170" DrawAspect="Content" ObjectID="_1605509506" r:id="rId334"/>
        </w:object>
      </w:r>
      <w:r>
        <w:rPr>
          <w:rFonts w:ascii="Times New Roman" w:hAnsi="Times New Roman"/>
          <w:sz w:val="28"/>
          <w:szCs w:val="28"/>
          <w:lang w:val="uk-UA"/>
        </w:rPr>
        <w:t>)</w:t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E946A1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04320" behindDoc="1" locked="0" layoutInCell="1" allowOverlap="1" wp14:anchorId="37F98BC1" wp14:editId="7B734433">
            <wp:simplePos x="0" y="0"/>
            <wp:positionH relativeFrom="column">
              <wp:posOffset>301625</wp:posOffset>
            </wp:positionH>
            <wp:positionV relativeFrom="paragraph">
              <wp:posOffset>627</wp:posOffset>
            </wp:positionV>
            <wp:extent cx="5337810" cy="3444240"/>
            <wp:effectExtent l="0" t="0" r="0" b="0"/>
            <wp:wrapTight wrapText="bothSides">
              <wp:wrapPolygon edited="0">
                <wp:start x="2698" y="0"/>
                <wp:lineTo x="308" y="1792"/>
                <wp:lineTo x="308" y="5615"/>
                <wp:lineTo x="463" y="5973"/>
                <wp:lineTo x="1233" y="5973"/>
                <wp:lineTo x="617" y="7288"/>
                <wp:lineTo x="617" y="7765"/>
                <wp:lineTo x="1233" y="7885"/>
                <wp:lineTo x="848" y="8960"/>
                <wp:lineTo x="925" y="11708"/>
                <wp:lineTo x="617" y="13142"/>
                <wp:lineTo x="617" y="13381"/>
                <wp:lineTo x="1233" y="13619"/>
                <wp:lineTo x="1233" y="15531"/>
                <wp:lineTo x="848" y="16009"/>
                <wp:lineTo x="848" y="16487"/>
                <wp:lineTo x="1233" y="17442"/>
                <wp:lineTo x="540" y="19354"/>
                <wp:lineTo x="385" y="20071"/>
                <wp:lineTo x="1233" y="21146"/>
                <wp:lineTo x="10099" y="21385"/>
                <wp:lineTo x="20737" y="21385"/>
                <wp:lineTo x="21122" y="21146"/>
                <wp:lineTo x="21122" y="20429"/>
                <wp:lineTo x="20814" y="19354"/>
                <wp:lineTo x="20968" y="12664"/>
                <wp:lineTo x="20582" y="12425"/>
                <wp:lineTo x="17499" y="11708"/>
                <wp:lineTo x="17884" y="11708"/>
                <wp:lineTo x="21199" y="10035"/>
                <wp:lineTo x="21199" y="9796"/>
                <wp:lineTo x="20814" y="7885"/>
                <wp:lineTo x="20891" y="1673"/>
                <wp:lineTo x="20274" y="1195"/>
                <wp:lineTo x="18193" y="0"/>
                <wp:lineTo x="2698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9" b="9843"/>
                    <a:stretch/>
                  </pic:blipFill>
                  <pic:spPr bwMode="auto">
                    <a:xfrm>
                      <a:off x="0" y="0"/>
                      <a:ext cx="53378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DE5467" w:rsidRDefault="00DE5467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DE5467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E946A1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5344" behindDoc="1" locked="0" layoutInCell="1" allowOverlap="1" wp14:anchorId="3A9852FA" wp14:editId="00B410EC">
            <wp:simplePos x="0" y="0"/>
            <wp:positionH relativeFrom="column">
              <wp:posOffset>301625</wp:posOffset>
            </wp:positionH>
            <wp:positionV relativeFrom="paragraph">
              <wp:posOffset>289750</wp:posOffset>
            </wp:positionV>
            <wp:extent cx="5337810" cy="3593465"/>
            <wp:effectExtent l="0" t="0" r="0" b="0"/>
            <wp:wrapTight wrapText="bothSides">
              <wp:wrapPolygon edited="0">
                <wp:start x="1465" y="916"/>
                <wp:lineTo x="848" y="2176"/>
                <wp:lineTo x="848" y="2519"/>
                <wp:lineTo x="1233" y="2977"/>
                <wp:lineTo x="463" y="3893"/>
                <wp:lineTo x="463" y="4351"/>
                <wp:lineTo x="1233" y="4809"/>
                <wp:lineTo x="848" y="5725"/>
                <wp:lineTo x="848" y="6183"/>
                <wp:lineTo x="1233" y="6641"/>
                <wp:lineTo x="308" y="7672"/>
                <wp:lineTo x="308" y="7901"/>
                <wp:lineTo x="1233" y="8474"/>
                <wp:lineTo x="694" y="9848"/>
                <wp:lineTo x="1079" y="10306"/>
                <wp:lineTo x="1079" y="10535"/>
                <wp:lineTo x="3854" y="12138"/>
                <wp:lineTo x="4163" y="12138"/>
                <wp:lineTo x="1465" y="12825"/>
                <wp:lineTo x="463" y="13283"/>
                <wp:lineTo x="540" y="15802"/>
                <wp:lineTo x="1156" y="17634"/>
                <wp:lineTo x="848" y="17863"/>
                <wp:lineTo x="848" y="18321"/>
                <wp:lineTo x="1233" y="19466"/>
                <wp:lineTo x="385" y="20268"/>
                <wp:lineTo x="771" y="21184"/>
                <wp:lineTo x="10099" y="21413"/>
                <wp:lineTo x="20737" y="21413"/>
                <wp:lineTo x="21122" y="21184"/>
                <wp:lineTo x="21122" y="20497"/>
                <wp:lineTo x="20814" y="19466"/>
                <wp:lineTo x="20968" y="13054"/>
                <wp:lineTo x="20582" y="12825"/>
                <wp:lineTo x="17807" y="12138"/>
                <wp:lineTo x="18193" y="12138"/>
                <wp:lineTo x="21199" y="10535"/>
                <wp:lineTo x="21199" y="10306"/>
                <wp:lineTo x="20814" y="8474"/>
                <wp:lineTo x="20891" y="2977"/>
                <wp:lineTo x="20274" y="916"/>
                <wp:lineTo x="1465" y="916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09"/>
                    <a:stretch/>
                  </pic:blipFill>
                  <pic:spPr bwMode="auto">
                    <a:xfrm>
                      <a:off x="0" y="0"/>
                      <a:ext cx="533781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DE5467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E946A1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6368" behindDoc="1" locked="0" layoutInCell="1" allowOverlap="1" wp14:anchorId="2316087A" wp14:editId="1F4FE42C">
            <wp:simplePos x="0" y="0"/>
            <wp:positionH relativeFrom="column">
              <wp:posOffset>301625</wp:posOffset>
            </wp:positionH>
            <wp:positionV relativeFrom="paragraph">
              <wp:posOffset>124270</wp:posOffset>
            </wp:positionV>
            <wp:extent cx="5337810" cy="1838960"/>
            <wp:effectExtent l="0" t="0" r="0" b="8890"/>
            <wp:wrapTight wrapText="bothSides">
              <wp:wrapPolygon edited="0">
                <wp:start x="3469" y="2014"/>
                <wp:lineTo x="1002" y="3804"/>
                <wp:lineTo x="771" y="4699"/>
                <wp:lineTo x="1233" y="6041"/>
                <wp:lineTo x="848" y="7608"/>
                <wp:lineTo x="848" y="8503"/>
                <wp:lineTo x="1233" y="9622"/>
                <wp:lineTo x="848" y="11412"/>
                <wp:lineTo x="848" y="12307"/>
                <wp:lineTo x="1233" y="13202"/>
                <wp:lineTo x="694" y="15663"/>
                <wp:lineTo x="1233" y="16782"/>
                <wp:lineTo x="694" y="19243"/>
                <wp:lineTo x="1079" y="20362"/>
                <wp:lineTo x="1079" y="21033"/>
                <wp:lineTo x="10099" y="21481"/>
                <wp:lineTo x="20737" y="21481"/>
                <wp:lineTo x="20968" y="21033"/>
                <wp:lineTo x="21199" y="20362"/>
                <wp:lineTo x="20814" y="16782"/>
                <wp:lineTo x="20968" y="4923"/>
                <wp:lineTo x="18347" y="2014"/>
                <wp:lineTo x="3469" y="2014"/>
              </wp:wrapPolygon>
            </wp:wrapTight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91"/>
                    <a:stretch/>
                  </pic:blipFill>
                  <pic:spPr bwMode="auto">
                    <a:xfrm>
                      <a:off x="0" y="0"/>
                      <a:ext cx="533781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0744C2" w:rsidRDefault="000744C2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Рисунок </w:t>
      </w:r>
      <w:r w:rsidRPr="00747772">
        <w:rPr>
          <w:rFonts w:ascii="Times New Roman" w:hAnsi="Times New Roman"/>
          <w:sz w:val="28"/>
          <w:szCs w:val="28"/>
          <w:lang w:val="uk-UA"/>
        </w:rPr>
        <w:t>5.26</w:t>
      </w:r>
      <w:r>
        <w:rPr>
          <w:rFonts w:ascii="Times New Roman" w:hAnsi="Times New Roman"/>
          <w:sz w:val="28"/>
          <w:szCs w:val="28"/>
          <w:lang w:val="uk-UA"/>
        </w:rPr>
        <w:t xml:space="preserve"> – </w:t>
      </w:r>
      <w:r w:rsidR="00D67B8A">
        <w:rPr>
          <w:rFonts w:ascii="Times New Roman" w:hAnsi="Times New Roman"/>
          <w:sz w:val="28"/>
          <w:szCs w:val="28"/>
          <w:lang w:val="uk-UA"/>
        </w:rPr>
        <w:t xml:space="preserve">Графіки перехідних процесів при моделюванні </w:t>
      </w:r>
      <w:r>
        <w:rPr>
          <w:rFonts w:ascii="Times New Roman" w:hAnsi="Times New Roman"/>
          <w:sz w:val="28"/>
          <w:szCs w:val="28"/>
          <w:lang w:val="uk-UA"/>
        </w:rPr>
        <w:t xml:space="preserve">системи керування швидкістю </w:t>
      </w:r>
      <w:r>
        <w:rPr>
          <w:rFonts w:ascii="Times New Roman" w:hAnsi="Times New Roman"/>
          <w:sz w:val="28"/>
          <w:szCs w:val="28"/>
          <w:lang w:val="en-US"/>
        </w:rPr>
        <w:t>Rexroth</w:t>
      </w:r>
      <w:r w:rsidR="00D67B8A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(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1840" w:dyaOrig="420">
          <v:shape id="_x0000_i1171" type="#_x0000_t75" style="width:91.5pt;height:20.25pt" o:ole="">
            <v:imagedata r:id="rId326" o:title=""/>
          </v:shape>
          <o:OLEObject Type="Embed" ProgID="Equation.DSMT4" ShapeID="_x0000_i1171" DrawAspect="Content" ObjectID="_1605509507" r:id="rId338"/>
        </w:objec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2640" w:dyaOrig="380">
          <v:shape id="_x0000_i1172" type="#_x0000_t75" style="width:132pt;height:19.5pt" o:ole="">
            <v:imagedata r:id="rId339" o:title=""/>
          </v:shape>
          <o:OLEObject Type="Embed" ProgID="Equation.DSMT4" ShapeID="_x0000_i1172" DrawAspect="Content" ObjectID="_1605509508" r:id="rId340"/>
        </w:object>
      </w:r>
      <w:r>
        <w:rPr>
          <w:rFonts w:ascii="Times New Roman" w:hAnsi="Times New Roman"/>
          <w:sz w:val="28"/>
          <w:szCs w:val="28"/>
          <w:lang w:val="uk-UA"/>
        </w:rPr>
        <w:t>)</w:t>
      </w: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  <w:r w:rsidRPr="000E6091">
        <w:rPr>
          <w:noProof/>
          <w:lang w:eastAsia="ru-RU"/>
        </w:rPr>
        <w:lastRenderedPageBreak/>
        <w:drawing>
          <wp:anchor distT="0" distB="0" distL="114300" distR="114300" simplePos="0" relativeHeight="251688960" behindDoc="1" locked="0" layoutInCell="1" allowOverlap="1" wp14:anchorId="3CAE2570" wp14:editId="7FDF1EB0">
            <wp:simplePos x="0" y="0"/>
            <wp:positionH relativeFrom="column">
              <wp:posOffset>301625</wp:posOffset>
            </wp:positionH>
            <wp:positionV relativeFrom="paragraph">
              <wp:posOffset>354</wp:posOffset>
            </wp:positionV>
            <wp:extent cx="5337810" cy="3444240"/>
            <wp:effectExtent l="0" t="0" r="0" b="0"/>
            <wp:wrapTight wrapText="bothSides">
              <wp:wrapPolygon edited="0">
                <wp:start x="2698" y="0"/>
                <wp:lineTo x="1619" y="1195"/>
                <wp:lineTo x="1233" y="1673"/>
                <wp:lineTo x="1233" y="2150"/>
                <wp:lineTo x="385" y="2389"/>
                <wp:lineTo x="385" y="2867"/>
                <wp:lineTo x="1233" y="4062"/>
                <wp:lineTo x="540" y="5973"/>
                <wp:lineTo x="1002" y="7407"/>
                <wp:lineTo x="1233" y="7885"/>
                <wp:lineTo x="848" y="8960"/>
                <wp:lineTo x="925" y="11708"/>
                <wp:lineTo x="617" y="12425"/>
                <wp:lineTo x="617" y="12664"/>
                <wp:lineTo x="1233" y="13619"/>
                <wp:lineTo x="1233" y="15531"/>
                <wp:lineTo x="848" y="16009"/>
                <wp:lineTo x="848" y="16487"/>
                <wp:lineTo x="1233" y="17442"/>
                <wp:lineTo x="1233" y="19354"/>
                <wp:lineTo x="463" y="20310"/>
                <wp:lineTo x="925" y="21146"/>
                <wp:lineTo x="10099" y="21385"/>
                <wp:lineTo x="20737" y="21385"/>
                <wp:lineTo x="21122" y="21146"/>
                <wp:lineTo x="21122" y="20429"/>
                <wp:lineTo x="20814" y="19354"/>
                <wp:lineTo x="20968" y="12664"/>
                <wp:lineTo x="20582" y="12425"/>
                <wp:lineTo x="17499" y="11708"/>
                <wp:lineTo x="17884" y="11708"/>
                <wp:lineTo x="21199" y="10035"/>
                <wp:lineTo x="21199" y="9796"/>
                <wp:lineTo x="20814" y="7885"/>
                <wp:lineTo x="20891" y="1673"/>
                <wp:lineTo x="20274" y="1195"/>
                <wp:lineTo x="18193" y="0"/>
                <wp:lineTo x="2698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4" b="10109"/>
                    <a:stretch/>
                  </pic:blipFill>
                  <pic:spPr bwMode="auto">
                    <a:xfrm>
                      <a:off x="0" y="0"/>
                      <a:ext cx="53378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0744C2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0E6091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9984" behindDoc="1" locked="0" layoutInCell="1" allowOverlap="1" wp14:anchorId="3E63C48D" wp14:editId="14783309">
            <wp:simplePos x="0" y="0"/>
            <wp:positionH relativeFrom="column">
              <wp:posOffset>301625</wp:posOffset>
            </wp:positionH>
            <wp:positionV relativeFrom="paragraph">
              <wp:posOffset>235140</wp:posOffset>
            </wp:positionV>
            <wp:extent cx="5337810" cy="3604260"/>
            <wp:effectExtent l="0" t="0" r="0" b="0"/>
            <wp:wrapTight wrapText="bothSides">
              <wp:wrapPolygon edited="0">
                <wp:start x="1465" y="913"/>
                <wp:lineTo x="848" y="2169"/>
                <wp:lineTo x="848" y="2512"/>
                <wp:lineTo x="1233" y="2968"/>
                <wp:lineTo x="463" y="3882"/>
                <wp:lineTo x="463" y="4338"/>
                <wp:lineTo x="1233" y="4795"/>
                <wp:lineTo x="848" y="5708"/>
                <wp:lineTo x="848" y="6165"/>
                <wp:lineTo x="1233" y="6622"/>
                <wp:lineTo x="308" y="7649"/>
                <wp:lineTo x="308" y="7877"/>
                <wp:lineTo x="1233" y="8448"/>
                <wp:lineTo x="694" y="9818"/>
                <wp:lineTo x="1079" y="10275"/>
                <wp:lineTo x="1079" y="10503"/>
                <wp:lineTo x="3854" y="12101"/>
                <wp:lineTo x="771" y="12444"/>
                <wp:lineTo x="540" y="12901"/>
                <wp:lineTo x="1233" y="13928"/>
                <wp:lineTo x="617" y="14956"/>
                <wp:lineTo x="617" y="15412"/>
                <wp:lineTo x="1233" y="15755"/>
                <wp:lineTo x="771" y="17581"/>
                <wp:lineTo x="1233" y="19408"/>
                <wp:lineTo x="385" y="20207"/>
                <wp:lineTo x="771" y="21121"/>
                <wp:lineTo x="10099" y="21349"/>
                <wp:lineTo x="20737" y="21349"/>
                <wp:lineTo x="21122" y="21121"/>
                <wp:lineTo x="21122" y="20436"/>
                <wp:lineTo x="20814" y="19408"/>
                <wp:lineTo x="20968" y="13015"/>
                <wp:lineTo x="20582" y="12786"/>
                <wp:lineTo x="17807" y="12101"/>
                <wp:lineTo x="18193" y="12101"/>
                <wp:lineTo x="21199" y="10503"/>
                <wp:lineTo x="21199" y="10275"/>
                <wp:lineTo x="20814" y="8448"/>
                <wp:lineTo x="20891" y="2968"/>
                <wp:lineTo x="20274" y="913"/>
                <wp:lineTo x="1465" y="913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43"/>
                    <a:stretch/>
                  </pic:blipFill>
                  <pic:spPr bwMode="auto">
                    <a:xfrm>
                      <a:off x="0" y="0"/>
                      <a:ext cx="533781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0744C2" w:rsidRDefault="000744C2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0744C2" w:rsidRDefault="000744C2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0E6091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1008" behindDoc="1" locked="0" layoutInCell="1" allowOverlap="1" wp14:anchorId="4D395584" wp14:editId="2B9274DB">
            <wp:simplePos x="0" y="0"/>
            <wp:positionH relativeFrom="column">
              <wp:posOffset>301625</wp:posOffset>
            </wp:positionH>
            <wp:positionV relativeFrom="paragraph">
              <wp:posOffset>72580</wp:posOffset>
            </wp:positionV>
            <wp:extent cx="5337810" cy="1870710"/>
            <wp:effectExtent l="0" t="0" r="0" b="0"/>
            <wp:wrapTight wrapText="bothSides">
              <wp:wrapPolygon edited="0">
                <wp:start x="3469" y="1760"/>
                <wp:lineTo x="1002" y="3739"/>
                <wp:lineTo x="771" y="4619"/>
                <wp:lineTo x="1233" y="5719"/>
                <wp:lineTo x="848" y="7479"/>
                <wp:lineTo x="848" y="8358"/>
                <wp:lineTo x="1233" y="9238"/>
                <wp:lineTo x="848" y="10998"/>
                <wp:lineTo x="848" y="11878"/>
                <wp:lineTo x="1233" y="12758"/>
                <wp:lineTo x="694" y="15177"/>
                <wp:lineTo x="1233" y="16277"/>
                <wp:lineTo x="694" y="18697"/>
                <wp:lineTo x="1079" y="19796"/>
                <wp:lineTo x="1079" y="20456"/>
                <wp:lineTo x="10099" y="20896"/>
                <wp:lineTo x="20737" y="20896"/>
                <wp:lineTo x="20968" y="20456"/>
                <wp:lineTo x="21199" y="19796"/>
                <wp:lineTo x="20814" y="16277"/>
                <wp:lineTo x="20891" y="4839"/>
                <wp:lineTo x="20274" y="3959"/>
                <wp:lineTo x="18347" y="1760"/>
                <wp:lineTo x="3469" y="176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93"/>
                    <a:stretch/>
                  </pic:blipFill>
                  <pic:spPr bwMode="auto">
                    <a:xfrm>
                      <a:off x="0" y="0"/>
                      <a:ext cx="533781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0744C2" w:rsidRDefault="000744C2" w:rsidP="000744C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F26E4" w:rsidRDefault="00BF26E4" w:rsidP="000744C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F26E4" w:rsidRDefault="00BF26E4" w:rsidP="000744C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0744C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Рисунок </w:t>
      </w:r>
      <w:r w:rsidRPr="00747772">
        <w:rPr>
          <w:rFonts w:ascii="Times New Roman" w:hAnsi="Times New Roman"/>
          <w:sz w:val="28"/>
          <w:szCs w:val="28"/>
          <w:lang w:val="uk-UA"/>
        </w:rPr>
        <w:t>5.27</w:t>
      </w:r>
      <w:r>
        <w:rPr>
          <w:rFonts w:ascii="Times New Roman" w:hAnsi="Times New Roman"/>
          <w:sz w:val="28"/>
          <w:szCs w:val="28"/>
          <w:lang w:val="uk-UA"/>
        </w:rPr>
        <w:t xml:space="preserve"> – </w:t>
      </w:r>
      <w:r w:rsidR="00D67B8A">
        <w:rPr>
          <w:rFonts w:ascii="Times New Roman" w:hAnsi="Times New Roman"/>
          <w:sz w:val="28"/>
          <w:szCs w:val="28"/>
          <w:lang w:val="uk-UA"/>
        </w:rPr>
        <w:t xml:space="preserve">Графіки перехідних процесів при моделюванні </w:t>
      </w:r>
      <w:r>
        <w:rPr>
          <w:rFonts w:ascii="Times New Roman" w:hAnsi="Times New Roman"/>
          <w:sz w:val="28"/>
          <w:szCs w:val="28"/>
          <w:lang w:val="uk-UA"/>
        </w:rPr>
        <w:t xml:space="preserve">системи керування швидкістю </w:t>
      </w:r>
      <w:r>
        <w:rPr>
          <w:rFonts w:ascii="Times New Roman" w:hAnsi="Times New Roman"/>
          <w:sz w:val="28"/>
          <w:szCs w:val="28"/>
          <w:lang w:val="en-US"/>
        </w:rPr>
        <w:t>Rexroth</w:t>
      </w:r>
      <w:r w:rsidR="00D67B8A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(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1820" w:dyaOrig="420">
          <v:shape id="_x0000_i1173" type="#_x0000_t75" style="width:90pt;height:20.25pt" o:ole="">
            <v:imagedata r:id="rId313" o:title=""/>
          </v:shape>
          <o:OLEObject Type="Embed" ProgID="Equation.DSMT4" ShapeID="_x0000_i1173" DrawAspect="Content" ObjectID="_1605509509" r:id="rId344"/>
        </w:objec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2700" w:dyaOrig="380">
          <v:shape id="_x0000_i1174" type="#_x0000_t75" style="width:133.5pt;height:19.5pt" o:ole="">
            <v:imagedata r:id="rId233" o:title=""/>
          </v:shape>
          <o:OLEObject Type="Embed" ProgID="Equation.DSMT4" ShapeID="_x0000_i1174" DrawAspect="Content" ObjectID="_1605509510" r:id="rId345"/>
        </w:object>
      </w:r>
      <w:r>
        <w:rPr>
          <w:rFonts w:ascii="Times New Roman" w:hAnsi="Times New Roman"/>
          <w:sz w:val="28"/>
          <w:szCs w:val="28"/>
          <w:lang w:val="uk-UA"/>
        </w:rPr>
        <w:t>)</w:t>
      </w: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  <w:r w:rsidRPr="00A064BB">
        <w:rPr>
          <w:noProof/>
          <w:lang w:eastAsia="ru-RU"/>
        </w:rPr>
        <w:lastRenderedPageBreak/>
        <w:drawing>
          <wp:anchor distT="0" distB="0" distL="114300" distR="114300" simplePos="0" relativeHeight="251692032" behindDoc="1" locked="0" layoutInCell="1" allowOverlap="1" wp14:anchorId="2C99CF79" wp14:editId="23B92D99">
            <wp:simplePos x="0" y="0"/>
            <wp:positionH relativeFrom="column">
              <wp:posOffset>301625</wp:posOffset>
            </wp:positionH>
            <wp:positionV relativeFrom="paragraph">
              <wp:posOffset>569</wp:posOffset>
            </wp:positionV>
            <wp:extent cx="5337810" cy="3465830"/>
            <wp:effectExtent l="0" t="0" r="0" b="0"/>
            <wp:wrapTight wrapText="bothSides">
              <wp:wrapPolygon edited="0">
                <wp:start x="2698" y="0"/>
                <wp:lineTo x="1619" y="1187"/>
                <wp:lineTo x="1233" y="1662"/>
                <wp:lineTo x="1233" y="2137"/>
                <wp:lineTo x="385" y="2374"/>
                <wp:lineTo x="385" y="2849"/>
                <wp:lineTo x="1233" y="4037"/>
                <wp:lineTo x="540" y="5936"/>
                <wp:lineTo x="1002" y="7361"/>
                <wp:lineTo x="1233" y="7836"/>
                <wp:lineTo x="848" y="8904"/>
                <wp:lineTo x="925" y="11635"/>
                <wp:lineTo x="617" y="12347"/>
                <wp:lineTo x="617" y="12585"/>
                <wp:lineTo x="1233" y="13535"/>
                <wp:lineTo x="1233" y="15434"/>
                <wp:lineTo x="848" y="15909"/>
                <wp:lineTo x="848" y="16384"/>
                <wp:lineTo x="1233" y="17334"/>
                <wp:lineTo x="1233" y="19233"/>
                <wp:lineTo x="463" y="20183"/>
                <wp:lineTo x="925" y="21014"/>
                <wp:lineTo x="10099" y="21252"/>
                <wp:lineTo x="20737" y="21252"/>
                <wp:lineTo x="21122" y="21014"/>
                <wp:lineTo x="21122" y="20302"/>
                <wp:lineTo x="20814" y="19233"/>
                <wp:lineTo x="20968" y="12585"/>
                <wp:lineTo x="20582" y="12347"/>
                <wp:lineTo x="17499" y="11635"/>
                <wp:lineTo x="17884" y="11635"/>
                <wp:lineTo x="21199" y="9973"/>
                <wp:lineTo x="21199" y="9735"/>
                <wp:lineTo x="20814" y="7836"/>
                <wp:lineTo x="20891" y="1662"/>
                <wp:lineTo x="20274" y="1187"/>
                <wp:lineTo x="18193" y="0"/>
                <wp:lineTo x="2698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3" b="9577"/>
                    <a:stretch/>
                  </pic:blipFill>
                  <pic:spPr bwMode="auto">
                    <a:xfrm>
                      <a:off x="0" y="0"/>
                      <a:ext cx="533781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DE5467" w:rsidRDefault="00DE5467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DE5467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A064BB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3056" behindDoc="1" locked="0" layoutInCell="1" allowOverlap="1" wp14:anchorId="0688E9D7" wp14:editId="4D7F997F">
            <wp:simplePos x="0" y="0"/>
            <wp:positionH relativeFrom="column">
              <wp:posOffset>301625</wp:posOffset>
            </wp:positionH>
            <wp:positionV relativeFrom="paragraph">
              <wp:posOffset>94805</wp:posOffset>
            </wp:positionV>
            <wp:extent cx="5337810" cy="3593465"/>
            <wp:effectExtent l="0" t="0" r="0" b="0"/>
            <wp:wrapTight wrapText="bothSides">
              <wp:wrapPolygon edited="0">
                <wp:start x="1465" y="916"/>
                <wp:lineTo x="848" y="2176"/>
                <wp:lineTo x="848" y="2519"/>
                <wp:lineTo x="1233" y="2977"/>
                <wp:lineTo x="463" y="3893"/>
                <wp:lineTo x="463" y="4351"/>
                <wp:lineTo x="1233" y="4809"/>
                <wp:lineTo x="848" y="5725"/>
                <wp:lineTo x="848" y="6183"/>
                <wp:lineTo x="1233" y="6641"/>
                <wp:lineTo x="308" y="7672"/>
                <wp:lineTo x="308" y="7901"/>
                <wp:lineTo x="1233" y="8474"/>
                <wp:lineTo x="694" y="9848"/>
                <wp:lineTo x="1079" y="10306"/>
                <wp:lineTo x="1079" y="10535"/>
                <wp:lineTo x="3854" y="12138"/>
                <wp:lineTo x="771" y="12481"/>
                <wp:lineTo x="540" y="12939"/>
                <wp:lineTo x="1233" y="13970"/>
                <wp:lineTo x="617" y="15001"/>
                <wp:lineTo x="617" y="15459"/>
                <wp:lineTo x="1233" y="15802"/>
                <wp:lineTo x="771" y="17634"/>
                <wp:lineTo x="1233" y="19466"/>
                <wp:lineTo x="385" y="20268"/>
                <wp:lineTo x="771" y="21184"/>
                <wp:lineTo x="10099" y="21413"/>
                <wp:lineTo x="20737" y="21413"/>
                <wp:lineTo x="21122" y="21184"/>
                <wp:lineTo x="21122" y="20497"/>
                <wp:lineTo x="20814" y="19466"/>
                <wp:lineTo x="20968" y="13054"/>
                <wp:lineTo x="20582" y="12825"/>
                <wp:lineTo x="17807" y="12138"/>
                <wp:lineTo x="18193" y="12138"/>
                <wp:lineTo x="21199" y="10535"/>
                <wp:lineTo x="21199" y="10306"/>
                <wp:lineTo x="20814" y="8474"/>
                <wp:lineTo x="20891" y="2977"/>
                <wp:lineTo x="20274" y="916"/>
                <wp:lineTo x="1465" y="916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09"/>
                    <a:stretch/>
                  </pic:blipFill>
                  <pic:spPr bwMode="auto">
                    <a:xfrm>
                      <a:off x="0" y="0"/>
                      <a:ext cx="533781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0744C2" w:rsidRDefault="000744C2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0744C2" w:rsidRDefault="000744C2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0744C2" w:rsidRDefault="00DE5467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A064BB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4080" behindDoc="1" locked="0" layoutInCell="1" allowOverlap="1" wp14:anchorId="3ECFD0B9" wp14:editId="45871496">
            <wp:simplePos x="0" y="0"/>
            <wp:positionH relativeFrom="column">
              <wp:posOffset>301625</wp:posOffset>
            </wp:positionH>
            <wp:positionV relativeFrom="paragraph">
              <wp:posOffset>238570</wp:posOffset>
            </wp:positionV>
            <wp:extent cx="5337810" cy="1849755"/>
            <wp:effectExtent l="0" t="0" r="0" b="0"/>
            <wp:wrapTight wrapText="bothSides">
              <wp:wrapPolygon edited="0">
                <wp:start x="3469" y="1780"/>
                <wp:lineTo x="1002" y="3782"/>
                <wp:lineTo x="771" y="4671"/>
                <wp:lineTo x="1233" y="5784"/>
                <wp:lineTo x="848" y="7563"/>
                <wp:lineTo x="848" y="8453"/>
                <wp:lineTo x="1233" y="9343"/>
                <wp:lineTo x="848" y="11123"/>
                <wp:lineTo x="848" y="12012"/>
                <wp:lineTo x="1233" y="12902"/>
                <wp:lineTo x="694" y="15349"/>
                <wp:lineTo x="1233" y="16461"/>
                <wp:lineTo x="694" y="19131"/>
                <wp:lineTo x="1079" y="20021"/>
                <wp:lineTo x="1079" y="20688"/>
                <wp:lineTo x="10099" y="21133"/>
                <wp:lineTo x="20737" y="21133"/>
                <wp:lineTo x="20968" y="20688"/>
                <wp:lineTo x="21199" y="20021"/>
                <wp:lineTo x="20814" y="16461"/>
                <wp:lineTo x="20891" y="4894"/>
                <wp:lineTo x="20274" y="4004"/>
                <wp:lineTo x="18347" y="1780"/>
                <wp:lineTo x="3469" y="178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25"/>
                    <a:stretch/>
                  </pic:blipFill>
                  <pic:spPr bwMode="auto">
                    <a:xfrm>
                      <a:off x="0" y="0"/>
                      <a:ext cx="533781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Рисунок </w:t>
      </w:r>
      <w:r w:rsidRPr="00747772">
        <w:rPr>
          <w:rFonts w:ascii="Times New Roman" w:hAnsi="Times New Roman"/>
          <w:sz w:val="28"/>
          <w:szCs w:val="28"/>
          <w:lang w:val="uk-UA"/>
        </w:rPr>
        <w:t>5.28</w:t>
      </w:r>
      <w:r>
        <w:rPr>
          <w:rFonts w:ascii="Times New Roman" w:hAnsi="Times New Roman"/>
          <w:sz w:val="28"/>
          <w:szCs w:val="28"/>
          <w:lang w:val="uk-UA"/>
        </w:rPr>
        <w:t xml:space="preserve"> – </w:t>
      </w:r>
      <w:r w:rsidR="00D67B8A">
        <w:rPr>
          <w:rFonts w:ascii="Times New Roman" w:hAnsi="Times New Roman"/>
          <w:sz w:val="28"/>
          <w:szCs w:val="28"/>
          <w:lang w:val="uk-UA"/>
        </w:rPr>
        <w:t xml:space="preserve">Графіки перехідних процесів при моделюванні </w:t>
      </w:r>
      <w:r>
        <w:rPr>
          <w:rFonts w:ascii="Times New Roman" w:hAnsi="Times New Roman"/>
          <w:sz w:val="28"/>
          <w:szCs w:val="28"/>
          <w:lang w:val="uk-UA"/>
        </w:rPr>
        <w:t xml:space="preserve">системи керування швидкістю </w:t>
      </w:r>
      <w:r>
        <w:rPr>
          <w:rFonts w:ascii="Times New Roman" w:hAnsi="Times New Roman"/>
          <w:sz w:val="28"/>
          <w:szCs w:val="28"/>
          <w:lang w:val="en-US"/>
        </w:rPr>
        <w:t>Rexroth</w:t>
      </w:r>
      <w:r w:rsidR="00D67B8A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(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1820" w:dyaOrig="420">
          <v:shape id="_x0000_i1175" type="#_x0000_t75" style="width:90pt;height:20.25pt" o:ole="">
            <v:imagedata r:id="rId313" o:title=""/>
          </v:shape>
          <o:OLEObject Type="Embed" ProgID="Equation.DSMT4" ShapeID="_x0000_i1175" DrawAspect="Content" ObjectID="_1605509511" r:id="rId349"/>
        </w:objec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2659" w:dyaOrig="380">
          <v:shape id="_x0000_i1176" type="#_x0000_t75" style="width:132pt;height:19.5pt" o:ole="">
            <v:imagedata r:id="rId315" o:title=""/>
          </v:shape>
          <o:OLEObject Type="Embed" ProgID="Equation.DSMT4" ShapeID="_x0000_i1176" DrawAspect="Content" ObjectID="_1605509512" r:id="rId350"/>
        </w:object>
      </w:r>
      <w:r>
        <w:rPr>
          <w:rFonts w:ascii="Times New Roman" w:hAnsi="Times New Roman"/>
          <w:sz w:val="28"/>
          <w:szCs w:val="28"/>
          <w:lang w:val="uk-UA"/>
        </w:rPr>
        <w:t>)</w:t>
      </w: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  <w:r w:rsidRPr="00A064BB">
        <w:rPr>
          <w:noProof/>
          <w:lang w:eastAsia="ru-RU"/>
        </w:rPr>
        <w:lastRenderedPageBreak/>
        <w:drawing>
          <wp:anchor distT="0" distB="0" distL="114300" distR="114300" simplePos="0" relativeHeight="251695104" behindDoc="1" locked="0" layoutInCell="1" allowOverlap="1" wp14:anchorId="026DE95D" wp14:editId="4D9E57B2">
            <wp:simplePos x="0" y="0"/>
            <wp:positionH relativeFrom="column">
              <wp:posOffset>301625</wp:posOffset>
            </wp:positionH>
            <wp:positionV relativeFrom="paragraph">
              <wp:posOffset>627</wp:posOffset>
            </wp:positionV>
            <wp:extent cx="5337810" cy="3444240"/>
            <wp:effectExtent l="0" t="0" r="0" b="0"/>
            <wp:wrapTight wrapText="bothSides">
              <wp:wrapPolygon edited="0">
                <wp:start x="2698" y="0"/>
                <wp:lineTo x="1619" y="1195"/>
                <wp:lineTo x="1233" y="1673"/>
                <wp:lineTo x="1233" y="2150"/>
                <wp:lineTo x="385" y="2389"/>
                <wp:lineTo x="385" y="2867"/>
                <wp:lineTo x="1233" y="4062"/>
                <wp:lineTo x="540" y="5973"/>
                <wp:lineTo x="1002" y="7407"/>
                <wp:lineTo x="1233" y="7885"/>
                <wp:lineTo x="848" y="8960"/>
                <wp:lineTo x="925" y="11708"/>
                <wp:lineTo x="617" y="12425"/>
                <wp:lineTo x="617" y="12664"/>
                <wp:lineTo x="1233" y="13619"/>
                <wp:lineTo x="1233" y="15531"/>
                <wp:lineTo x="848" y="16009"/>
                <wp:lineTo x="848" y="16487"/>
                <wp:lineTo x="1233" y="17442"/>
                <wp:lineTo x="1233" y="19354"/>
                <wp:lineTo x="463" y="20310"/>
                <wp:lineTo x="925" y="21146"/>
                <wp:lineTo x="10099" y="21385"/>
                <wp:lineTo x="20737" y="21385"/>
                <wp:lineTo x="21122" y="21146"/>
                <wp:lineTo x="21122" y="20429"/>
                <wp:lineTo x="20814" y="19354"/>
                <wp:lineTo x="20968" y="12664"/>
                <wp:lineTo x="20582" y="12425"/>
                <wp:lineTo x="17499" y="11708"/>
                <wp:lineTo x="17884" y="11708"/>
                <wp:lineTo x="21199" y="10035"/>
                <wp:lineTo x="21199" y="9796"/>
                <wp:lineTo x="20814" y="7885"/>
                <wp:lineTo x="20891" y="1673"/>
                <wp:lineTo x="20274" y="1195"/>
                <wp:lineTo x="18193" y="0"/>
                <wp:lineTo x="2698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4" b="10109"/>
                    <a:stretch/>
                  </pic:blipFill>
                  <pic:spPr bwMode="auto">
                    <a:xfrm>
                      <a:off x="0" y="0"/>
                      <a:ext cx="53378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lang w:val="uk-UA"/>
        </w:rPr>
      </w:pPr>
    </w:p>
    <w:p w:rsidR="00DE5467" w:rsidRDefault="00DE5467" w:rsidP="00B13054">
      <w:pPr>
        <w:spacing w:after="0" w:line="360" w:lineRule="auto"/>
        <w:jc w:val="center"/>
        <w:rPr>
          <w:lang w:val="uk-UA"/>
        </w:rPr>
      </w:pPr>
    </w:p>
    <w:p w:rsidR="00A2364F" w:rsidRPr="00D67B8A" w:rsidRDefault="00A2364F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  <w:r w:rsidRPr="00A064BB">
        <w:rPr>
          <w:noProof/>
          <w:lang w:eastAsia="ru-RU"/>
        </w:rPr>
        <w:drawing>
          <wp:anchor distT="0" distB="0" distL="114300" distR="114300" simplePos="0" relativeHeight="251696128" behindDoc="1" locked="0" layoutInCell="1" allowOverlap="1" wp14:anchorId="4E97295F" wp14:editId="181B0CF6">
            <wp:simplePos x="0" y="0"/>
            <wp:positionH relativeFrom="column">
              <wp:posOffset>301625</wp:posOffset>
            </wp:positionH>
            <wp:positionV relativeFrom="paragraph">
              <wp:posOffset>44640</wp:posOffset>
            </wp:positionV>
            <wp:extent cx="5337810" cy="3582670"/>
            <wp:effectExtent l="0" t="0" r="0" b="0"/>
            <wp:wrapTight wrapText="bothSides">
              <wp:wrapPolygon edited="0">
                <wp:start x="1465" y="919"/>
                <wp:lineTo x="848" y="2182"/>
                <wp:lineTo x="848" y="2527"/>
                <wp:lineTo x="1233" y="2986"/>
                <wp:lineTo x="463" y="3905"/>
                <wp:lineTo x="463" y="4364"/>
                <wp:lineTo x="1233" y="4824"/>
                <wp:lineTo x="848" y="5743"/>
                <wp:lineTo x="848" y="6202"/>
                <wp:lineTo x="1233" y="6661"/>
                <wp:lineTo x="308" y="7695"/>
                <wp:lineTo x="308" y="7925"/>
                <wp:lineTo x="1233" y="8499"/>
                <wp:lineTo x="694" y="9877"/>
                <wp:lineTo x="1079" y="10337"/>
                <wp:lineTo x="1079" y="10566"/>
                <wp:lineTo x="3854" y="12174"/>
                <wp:lineTo x="771" y="12519"/>
                <wp:lineTo x="540" y="12978"/>
                <wp:lineTo x="1233" y="14012"/>
                <wp:lineTo x="617" y="15046"/>
                <wp:lineTo x="617" y="15505"/>
                <wp:lineTo x="1233" y="15850"/>
                <wp:lineTo x="771" y="17687"/>
                <wp:lineTo x="1233" y="19525"/>
                <wp:lineTo x="385" y="20329"/>
                <wp:lineTo x="771" y="21248"/>
                <wp:lineTo x="10099" y="21477"/>
                <wp:lineTo x="20737" y="21477"/>
                <wp:lineTo x="21122" y="21248"/>
                <wp:lineTo x="21122" y="20559"/>
                <wp:lineTo x="20814" y="19525"/>
                <wp:lineTo x="20968" y="13093"/>
                <wp:lineTo x="20582" y="12864"/>
                <wp:lineTo x="17807" y="12174"/>
                <wp:lineTo x="18193" y="12174"/>
                <wp:lineTo x="21199" y="10566"/>
                <wp:lineTo x="21199" y="10337"/>
                <wp:lineTo x="20814" y="8499"/>
                <wp:lineTo x="20891" y="2986"/>
                <wp:lineTo x="20274" y="919"/>
                <wp:lineTo x="1465" y="919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75"/>
                    <a:stretch/>
                  </pic:blipFill>
                  <pic:spPr bwMode="auto">
                    <a:xfrm>
                      <a:off x="0" y="0"/>
                      <a:ext cx="53378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lang w:val="uk-UA"/>
        </w:rPr>
      </w:pPr>
    </w:p>
    <w:p w:rsidR="00A2364F" w:rsidRDefault="00A2364F" w:rsidP="00B13054">
      <w:pPr>
        <w:spacing w:after="0" w:line="360" w:lineRule="auto"/>
        <w:jc w:val="center"/>
        <w:rPr>
          <w:lang w:val="uk-UA"/>
        </w:rPr>
      </w:pPr>
    </w:p>
    <w:p w:rsidR="00A2364F" w:rsidRPr="00D67B8A" w:rsidRDefault="00A2364F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DE5467" w:rsidP="00B13054">
      <w:pPr>
        <w:spacing w:after="0" w:line="360" w:lineRule="auto"/>
        <w:jc w:val="center"/>
        <w:rPr>
          <w:lang w:val="uk-UA"/>
        </w:rPr>
      </w:pPr>
      <w:r w:rsidRPr="00A064BB">
        <w:rPr>
          <w:noProof/>
          <w:lang w:eastAsia="ru-RU"/>
        </w:rPr>
        <w:drawing>
          <wp:anchor distT="0" distB="0" distL="114300" distR="114300" simplePos="0" relativeHeight="251697152" behindDoc="1" locked="0" layoutInCell="1" allowOverlap="1" wp14:anchorId="0FCEE685" wp14:editId="0F6E3A96">
            <wp:simplePos x="0" y="0"/>
            <wp:positionH relativeFrom="column">
              <wp:posOffset>301625</wp:posOffset>
            </wp:positionH>
            <wp:positionV relativeFrom="paragraph">
              <wp:posOffset>224345</wp:posOffset>
            </wp:positionV>
            <wp:extent cx="5337810" cy="1838960"/>
            <wp:effectExtent l="0" t="0" r="0" b="8890"/>
            <wp:wrapTight wrapText="bothSides">
              <wp:wrapPolygon edited="0">
                <wp:start x="3469" y="2014"/>
                <wp:lineTo x="1002" y="3804"/>
                <wp:lineTo x="771" y="4699"/>
                <wp:lineTo x="1233" y="6041"/>
                <wp:lineTo x="848" y="7608"/>
                <wp:lineTo x="848" y="8503"/>
                <wp:lineTo x="1233" y="9622"/>
                <wp:lineTo x="848" y="11412"/>
                <wp:lineTo x="848" y="12307"/>
                <wp:lineTo x="1233" y="13202"/>
                <wp:lineTo x="694" y="15663"/>
                <wp:lineTo x="1233" y="16782"/>
                <wp:lineTo x="694" y="19243"/>
                <wp:lineTo x="1079" y="20362"/>
                <wp:lineTo x="1079" y="21033"/>
                <wp:lineTo x="10099" y="21481"/>
                <wp:lineTo x="20737" y="21481"/>
                <wp:lineTo x="20968" y="21033"/>
                <wp:lineTo x="21199" y="20362"/>
                <wp:lineTo x="20814" y="16782"/>
                <wp:lineTo x="20968" y="4923"/>
                <wp:lineTo x="18347" y="2014"/>
                <wp:lineTo x="3469" y="2014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91"/>
                    <a:stretch/>
                  </pic:blipFill>
                  <pic:spPr bwMode="auto">
                    <a:xfrm>
                      <a:off x="0" y="0"/>
                      <a:ext cx="533781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E4733" w:rsidRPr="00D67B8A" w:rsidRDefault="00AE4733" w:rsidP="00B13054">
      <w:pPr>
        <w:spacing w:after="0" w:line="360" w:lineRule="auto"/>
        <w:jc w:val="center"/>
        <w:rPr>
          <w:noProof/>
          <w:lang w:val="uk-UA" w:eastAsia="ru-RU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noProof/>
          <w:lang w:val="uk-UA" w:eastAsia="ru-RU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noProof/>
          <w:lang w:val="uk-UA" w:eastAsia="ru-RU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noProof/>
          <w:lang w:val="uk-UA" w:eastAsia="ru-RU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lang w:val="uk-UA"/>
        </w:rPr>
      </w:pPr>
    </w:p>
    <w:p w:rsidR="00A2364F" w:rsidRPr="00D67B8A" w:rsidRDefault="00A2364F" w:rsidP="00B13054">
      <w:pPr>
        <w:spacing w:after="0" w:line="360" w:lineRule="auto"/>
        <w:jc w:val="center"/>
        <w:rPr>
          <w:lang w:val="uk-UA"/>
        </w:rPr>
      </w:pPr>
    </w:p>
    <w:p w:rsidR="00AE4733" w:rsidRPr="00D67B8A" w:rsidRDefault="00AE4733" w:rsidP="00B13054">
      <w:pPr>
        <w:spacing w:after="0" w:line="360" w:lineRule="auto"/>
        <w:jc w:val="center"/>
        <w:rPr>
          <w:lang w:val="uk-UA"/>
        </w:rPr>
      </w:pPr>
    </w:p>
    <w:p w:rsidR="00AE4733" w:rsidRDefault="00AE4733" w:rsidP="00B1305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Рисунок </w:t>
      </w:r>
      <w:r w:rsidRPr="00747772">
        <w:rPr>
          <w:rFonts w:ascii="Times New Roman" w:hAnsi="Times New Roman"/>
          <w:sz w:val="28"/>
          <w:szCs w:val="28"/>
          <w:lang w:val="uk-UA"/>
        </w:rPr>
        <w:t>5.29</w:t>
      </w:r>
      <w:r>
        <w:rPr>
          <w:rFonts w:ascii="Times New Roman" w:hAnsi="Times New Roman"/>
          <w:sz w:val="28"/>
          <w:szCs w:val="28"/>
          <w:lang w:val="uk-UA"/>
        </w:rPr>
        <w:t xml:space="preserve"> – </w:t>
      </w:r>
      <w:r w:rsidR="00D67B8A">
        <w:rPr>
          <w:rFonts w:ascii="Times New Roman" w:hAnsi="Times New Roman"/>
          <w:sz w:val="28"/>
          <w:szCs w:val="28"/>
          <w:lang w:val="uk-UA"/>
        </w:rPr>
        <w:t xml:space="preserve">Графіки перехідних процесів при моделюванні </w:t>
      </w:r>
      <w:r>
        <w:rPr>
          <w:rFonts w:ascii="Times New Roman" w:hAnsi="Times New Roman"/>
          <w:sz w:val="28"/>
          <w:szCs w:val="28"/>
          <w:lang w:val="uk-UA"/>
        </w:rPr>
        <w:t xml:space="preserve">системи керування швидкістю </w:t>
      </w:r>
      <w:r>
        <w:rPr>
          <w:rFonts w:ascii="Times New Roman" w:hAnsi="Times New Roman"/>
          <w:sz w:val="28"/>
          <w:szCs w:val="28"/>
          <w:lang w:val="en-US"/>
        </w:rPr>
        <w:t>Rexroth</w:t>
      </w:r>
      <w:r w:rsidR="00D67B8A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(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1820" w:dyaOrig="420">
          <v:shape id="_x0000_i1177" type="#_x0000_t75" style="width:90pt;height:20.25pt" o:ole="">
            <v:imagedata r:id="rId313" o:title=""/>
          </v:shape>
          <o:OLEObject Type="Embed" ProgID="Equation.DSMT4" ShapeID="_x0000_i1177" DrawAspect="Content" ObjectID="_1605509513" r:id="rId354"/>
        </w:objec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A0720">
        <w:rPr>
          <w:rFonts w:ascii="Times New Roman" w:hAnsi="Times New Roman"/>
          <w:position w:val="-12"/>
          <w:sz w:val="28"/>
          <w:szCs w:val="28"/>
        </w:rPr>
        <w:object w:dxaOrig="2680" w:dyaOrig="380">
          <v:shape id="_x0000_i1178" type="#_x0000_t75" style="width:132.75pt;height:19.5pt" o:ole="">
            <v:imagedata r:id="rId321" o:title=""/>
          </v:shape>
          <o:OLEObject Type="Embed" ProgID="Equation.DSMT4" ShapeID="_x0000_i1178" DrawAspect="Content" ObjectID="_1605509514" r:id="rId355"/>
        </w:object>
      </w:r>
      <w:r>
        <w:rPr>
          <w:rFonts w:ascii="Times New Roman" w:hAnsi="Times New Roman"/>
          <w:sz w:val="28"/>
          <w:szCs w:val="28"/>
          <w:lang w:val="uk-UA"/>
        </w:rPr>
        <w:t>)</w:t>
      </w:r>
    </w:p>
    <w:p w:rsidR="00AE4733" w:rsidRDefault="00AE4733" w:rsidP="00276755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Додатково було побудовано ЛАЧХ та ЛФЧХ контуру регулювання швидкості на основі моделювання системи регулювання швидкості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двомасовим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об’єктом. Значення даних для побудови частотних характеристик наведені в табл.</w:t>
      </w:r>
      <w:r w:rsidR="00D67B8A">
        <w:rPr>
          <w:rFonts w:ascii="Times New Roman" w:hAnsi="Times New Roman" w:cs="Times New Roman"/>
          <w:sz w:val="28"/>
          <w:szCs w:val="28"/>
          <w:lang w:val="uk-UA"/>
        </w:rPr>
        <w:t>5.</w:t>
      </w:r>
      <w:r w:rsidR="00A3281C" w:rsidRPr="00A3281C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, з використанням яких побудовані ЛАЧХ та ЛФЧХ, що наведені на рис.</w:t>
      </w:r>
      <w:r w:rsidRPr="00A3281C">
        <w:rPr>
          <w:rFonts w:ascii="Times New Roman" w:hAnsi="Times New Roman" w:cs="Times New Roman"/>
          <w:sz w:val="28"/>
          <w:szCs w:val="28"/>
          <w:lang w:val="uk-UA"/>
        </w:rPr>
        <w:t>5.30</w:t>
      </w:r>
      <w:r w:rsidR="00285A8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E4733" w:rsidRPr="002536BD" w:rsidRDefault="00AE4733" w:rsidP="00276755">
      <w:pPr>
        <w:tabs>
          <w:tab w:val="left" w:pos="709"/>
        </w:tabs>
        <w:spacing w:after="0" w:line="276" w:lineRule="auto"/>
        <w:ind w:firstLine="567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D67B8A">
        <w:rPr>
          <w:rFonts w:ascii="Times New Roman" w:hAnsi="Times New Roman" w:cs="Times New Roman"/>
          <w:sz w:val="28"/>
          <w:szCs w:val="28"/>
          <w:lang w:val="uk-UA"/>
        </w:rPr>
        <w:t>5.</w:t>
      </w:r>
      <w:r w:rsidR="00A3281C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>
        <w:rPr>
          <w:rFonts w:ascii="Times New Roman" w:hAnsi="Times New Roman"/>
          <w:sz w:val="28"/>
          <w:szCs w:val="28"/>
          <w:lang w:val="uk-UA"/>
        </w:rPr>
        <w:t>Точки для побудови ЛАЧХ та ЛФЧХ</w:t>
      </w:r>
    </w:p>
    <w:tbl>
      <w:tblPr>
        <w:tblStyle w:val="TableGrid"/>
        <w:tblpPr w:leftFromText="180" w:rightFromText="180" w:vertAnchor="page" w:horzAnchor="margin" w:tblpY="4060"/>
        <w:tblW w:w="9340" w:type="dxa"/>
        <w:tblLook w:val="04A0" w:firstRow="1" w:lastRow="0" w:firstColumn="1" w:lastColumn="0" w:noHBand="0" w:noVBand="1"/>
      </w:tblPr>
      <w:tblGrid>
        <w:gridCol w:w="851"/>
        <w:gridCol w:w="2263"/>
        <w:gridCol w:w="2126"/>
        <w:gridCol w:w="1869"/>
        <w:gridCol w:w="2231"/>
      </w:tblGrid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250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Частота </w:t>
            </w:r>
            <w:r w:rsidRPr="000250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0250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0250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Гц</w:t>
            </w:r>
            <w:proofErr w:type="spellEnd"/>
          </w:p>
        </w:tc>
        <w:tc>
          <w:tcPr>
            <w:tcW w:w="2126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250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Амплітуда вихідного сигналу, рад/с</w:t>
            </w:r>
          </w:p>
        </w:tc>
        <w:tc>
          <w:tcPr>
            <w:tcW w:w="1869" w:type="dxa"/>
          </w:tcPr>
          <w:p w:rsidR="00276755" w:rsidRPr="00125398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Зсув </w:t>
            </w:r>
            <w:r w:rsidRPr="000250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вихідного сигналу, </w:t>
            </w:r>
            <w:r w:rsidRPr="000250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 с</w:t>
            </w:r>
          </w:p>
        </w:tc>
        <w:tc>
          <w:tcPr>
            <w:tcW w:w="2231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Зсув</w:t>
            </w:r>
            <w:r w:rsidRPr="000250D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вихідного сигналу, </w:t>
            </w:r>
            <w:r w:rsidRPr="000250D1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  <w:t>о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98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0.00306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1.1016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97.84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0.00424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3.0528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97.52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0.00474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5.1192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97.11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0.0051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7.3440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96.57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0.00525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9.4500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95.69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0.00543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11.7288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94.47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0.00555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13.9860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93.01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0.0057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16.4160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91.3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0.00591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19.1484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89.29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0.00593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21.3480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</w:t>
            </w:r>
          </w:p>
        </w:tc>
        <w:tc>
          <w:tcPr>
            <w:tcW w:w="2263" w:type="dxa"/>
          </w:tcPr>
          <w:p w:rsidR="00276755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84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0.00629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27.1728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</w:t>
            </w:r>
          </w:p>
        </w:tc>
        <w:tc>
          <w:tcPr>
            <w:tcW w:w="2263" w:type="dxa"/>
          </w:tcPr>
          <w:p w:rsidR="00276755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76.74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0.00654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32.9616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13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72.22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0.00662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35.7480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</w:p>
        </w:tc>
        <w:tc>
          <w:tcPr>
            <w:tcW w:w="2263" w:type="dxa"/>
          </w:tcPr>
          <w:p w:rsidR="00276755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16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67.07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0.00658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37.9008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</w:t>
            </w:r>
          </w:p>
        </w:tc>
        <w:tc>
          <w:tcPr>
            <w:tcW w:w="2263" w:type="dxa"/>
          </w:tcPr>
          <w:p w:rsidR="00276755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18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55.44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0.0064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41.4720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16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43.3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0.00572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41.1840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17</w:t>
            </w:r>
          </w:p>
        </w:tc>
        <w:tc>
          <w:tcPr>
            <w:tcW w:w="2263" w:type="dxa"/>
          </w:tcPr>
          <w:p w:rsidR="00276755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22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33.3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0.00407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32.2344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18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25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28.66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0.0007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6.3000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19</w:t>
            </w:r>
          </w:p>
        </w:tc>
        <w:tc>
          <w:tcPr>
            <w:tcW w:w="2263" w:type="dxa"/>
          </w:tcPr>
          <w:p w:rsidR="00276755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27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0.0001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0.9720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30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40.06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-0.00154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16.6320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21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35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51.73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-0.00151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19.0260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22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40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59.4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-0.0012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17.2800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23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45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64.5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-0.0009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14.5800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24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50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67.96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-0.0007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12.6000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25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60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72.2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-0.0004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8.6400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26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70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74.628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-0.00022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5.5440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27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80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76.15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-0.0001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2.8800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28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90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77.2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-0.0001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3.2400</w:t>
            </w:r>
          </w:p>
        </w:tc>
      </w:tr>
      <w:tr w:rsidR="00276755" w:rsidRPr="000250D1" w:rsidTr="00276755">
        <w:tc>
          <w:tcPr>
            <w:tcW w:w="851" w:type="dxa"/>
          </w:tcPr>
          <w:p w:rsidR="00276755" w:rsidRPr="005B1E87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29</w:t>
            </w:r>
          </w:p>
        </w:tc>
        <w:tc>
          <w:tcPr>
            <w:tcW w:w="2263" w:type="dxa"/>
          </w:tcPr>
          <w:p w:rsidR="00276755" w:rsidRPr="000250D1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100</w:t>
            </w:r>
          </w:p>
        </w:tc>
        <w:tc>
          <w:tcPr>
            <w:tcW w:w="2126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77.95</w:t>
            </w:r>
          </w:p>
        </w:tc>
        <w:tc>
          <w:tcPr>
            <w:tcW w:w="1869" w:type="dxa"/>
          </w:tcPr>
          <w:p w:rsidR="00276755" w:rsidRPr="001A168D" w:rsidRDefault="00276755" w:rsidP="0027675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2231" w:type="dxa"/>
          </w:tcPr>
          <w:p w:rsidR="00276755" w:rsidRPr="001A168D" w:rsidRDefault="00276755" w:rsidP="0027675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168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DE5920" w:rsidRDefault="00DE5920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  <w:sectPr w:rsidR="00DE5920" w:rsidSect="00BF26E4">
          <w:pgSz w:w="11906" w:h="16838"/>
          <w:pgMar w:top="1134" w:right="851" w:bottom="567" w:left="1276" w:header="709" w:footer="709" w:gutter="0"/>
          <w:cols w:space="708"/>
          <w:docGrid w:linePitch="360"/>
        </w:sectPr>
      </w:pP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664E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4E1402" wp14:editId="47626CE3">
            <wp:extent cx="7677150" cy="435229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 rotWithShape="1"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6" t="3148" r="6709" b="6963"/>
                    <a:stretch/>
                  </pic:blipFill>
                  <pic:spPr bwMode="auto">
                    <a:xfrm>
                      <a:off x="0" y="0"/>
                      <a:ext cx="7678721" cy="435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A3281C">
        <w:rPr>
          <w:rFonts w:ascii="Times New Roman" w:hAnsi="Times New Roman" w:cs="Times New Roman"/>
          <w:sz w:val="28"/>
          <w:szCs w:val="28"/>
          <w:lang w:val="uk-UA"/>
        </w:rPr>
        <w:t>5.30</w:t>
      </w:r>
      <w:r w:rsidRPr="006A7A19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ЛАЧХ та ЛФЧХ контуру регулювання швидкості на основі моделювання системи регулювання швидкості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двомасовим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об’єктом</w:t>
      </w:r>
    </w:p>
    <w:p w:rsidR="00AE4733" w:rsidRDefault="00AE4733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:rsidR="00DE5920" w:rsidRDefault="00DE5920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  <w:sectPr w:rsidR="00DE5920" w:rsidSect="00DE5920">
          <w:headerReference w:type="default" r:id="rId357"/>
          <w:pgSz w:w="16838" w:h="11906" w:orient="landscape"/>
          <w:pgMar w:top="1276" w:right="1134" w:bottom="851" w:left="567" w:header="709" w:footer="709" w:gutter="0"/>
          <w:pgNumType w:start="92"/>
          <w:cols w:space="708"/>
          <w:docGrid w:linePitch="360"/>
        </w:sectPr>
      </w:pPr>
    </w:p>
    <w:p w:rsidR="00AE4733" w:rsidRPr="006B6F1B" w:rsidRDefault="00AE4733" w:rsidP="00B1305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Як видно з результатів експериментального тестування та математичного моделювання системи керування швидкістю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двомасовим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об’єктовим (рис. </w:t>
      </w:r>
      <w:r w:rsidR="00302725" w:rsidRPr="00A3281C">
        <w:rPr>
          <w:rFonts w:ascii="Times New Roman" w:hAnsi="Times New Roman" w:cs="Times New Roman"/>
          <w:sz w:val="28"/>
          <w:szCs w:val="28"/>
          <w:lang w:val="uk-UA"/>
        </w:rPr>
        <w:t>5.12</w:t>
      </w:r>
      <w:r w:rsidRPr="00A3281C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302725" w:rsidRPr="00A3281C">
        <w:rPr>
          <w:rFonts w:ascii="Times New Roman" w:hAnsi="Times New Roman" w:cs="Times New Roman"/>
          <w:sz w:val="28"/>
          <w:szCs w:val="28"/>
          <w:lang w:val="uk-UA"/>
        </w:rPr>
        <w:t>5.13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а також рис. </w:t>
      </w:r>
      <w:r w:rsidR="00730469" w:rsidRPr="00A3281C">
        <w:rPr>
          <w:rFonts w:ascii="Times New Roman" w:hAnsi="Times New Roman" w:cs="Times New Roman"/>
          <w:sz w:val="28"/>
          <w:szCs w:val="28"/>
          <w:lang w:val="uk-UA"/>
        </w:rPr>
        <w:t>5.20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-рис. </w:t>
      </w:r>
      <w:r w:rsidRPr="00A3281C">
        <w:rPr>
          <w:rFonts w:ascii="Times New Roman" w:hAnsi="Times New Roman" w:cs="Times New Roman"/>
          <w:sz w:val="28"/>
          <w:szCs w:val="28"/>
          <w:lang w:val="uk-UA"/>
        </w:rPr>
        <w:t>5.29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6B6F1B">
        <w:rPr>
          <w:rFonts w:ascii="Times New Roman" w:hAnsi="Times New Roman" w:cs="Times New Roman"/>
          <w:sz w:val="28"/>
          <w:szCs w:val="28"/>
          <w:lang w:val="uk-UA"/>
        </w:rPr>
        <w:t xml:space="preserve"> під час відпрацювання траєкторії швидк</w:t>
      </w:r>
      <w:bookmarkStart w:id="231" w:name="OLE_LINK12"/>
      <w:r w:rsidRPr="006B6F1B">
        <w:rPr>
          <w:rFonts w:ascii="Times New Roman" w:hAnsi="Times New Roman" w:cs="Times New Roman"/>
          <w:sz w:val="28"/>
          <w:szCs w:val="28"/>
          <w:lang w:val="uk-UA"/>
        </w:rPr>
        <w:t xml:space="preserve">ості присутня динамічна помилка, яка досягає значень 13 рад/с </w:t>
      </w:r>
      <w:bookmarkStart w:id="232" w:name="OLE_LINK7"/>
      <w:r w:rsidRPr="006B6F1B">
        <w:rPr>
          <w:rFonts w:ascii="Times New Roman" w:hAnsi="Times New Roman" w:cs="Times New Roman"/>
          <w:sz w:val="28"/>
          <w:szCs w:val="28"/>
          <w:lang w:val="uk-UA"/>
        </w:rPr>
        <w:t xml:space="preserve">для П регулятора з коефіцієнтом </w:t>
      </w:r>
      <w:bookmarkEnd w:id="232"/>
      <w:r w:rsidRPr="006B6F1B">
        <w:rPr>
          <w:rFonts w:ascii="Times New Roman" w:hAnsi="Times New Roman" w:cs="Times New Roman"/>
          <w:position w:val="-12"/>
          <w:sz w:val="28"/>
          <w:szCs w:val="28"/>
        </w:rPr>
        <w:object w:dxaOrig="2700" w:dyaOrig="380">
          <v:shape id="_x0000_i1179" type="#_x0000_t75" style="width:133.5pt;height:19.5pt" o:ole="">
            <v:imagedata r:id="rId233" o:title=""/>
          </v:shape>
          <o:OLEObject Type="Embed" ProgID="Equation.DSMT4" ShapeID="_x0000_i1179" DrawAspect="Content" ObjectID="_1605509515" r:id="rId358"/>
        </w:object>
      </w:r>
      <w:r w:rsidRPr="006B6F1B">
        <w:rPr>
          <w:rFonts w:ascii="Times New Roman" w:hAnsi="Times New Roman" w:cs="Times New Roman"/>
          <w:sz w:val="28"/>
          <w:szCs w:val="28"/>
          <w:lang w:val="uk-UA"/>
        </w:rPr>
        <w:t xml:space="preserve">, 25 рад/с </w:t>
      </w:r>
      <w:bookmarkStart w:id="233" w:name="OLE_LINK9"/>
      <w:bookmarkStart w:id="234" w:name="OLE_LINK10"/>
      <w:r w:rsidRPr="006B6F1B">
        <w:rPr>
          <w:rFonts w:ascii="Times New Roman" w:hAnsi="Times New Roman" w:cs="Times New Roman"/>
          <w:sz w:val="28"/>
          <w:szCs w:val="28"/>
          <w:lang w:val="uk-UA"/>
        </w:rPr>
        <w:t xml:space="preserve">для П регулятора з коефіцієнтом </w:t>
      </w:r>
      <w:bookmarkEnd w:id="233"/>
      <w:bookmarkEnd w:id="234"/>
      <w:r w:rsidRPr="006B6F1B">
        <w:rPr>
          <w:rFonts w:ascii="Times New Roman" w:hAnsi="Times New Roman" w:cs="Times New Roman"/>
          <w:position w:val="-12"/>
          <w:sz w:val="28"/>
          <w:szCs w:val="28"/>
        </w:rPr>
        <w:object w:dxaOrig="2659" w:dyaOrig="380">
          <v:shape id="_x0000_i1180" type="#_x0000_t75" style="width:132pt;height:19.5pt" o:ole="">
            <v:imagedata r:id="rId315" o:title=""/>
          </v:shape>
          <o:OLEObject Type="Embed" ProgID="Equation.DSMT4" ShapeID="_x0000_i1180" DrawAspect="Content" ObjectID="_1605509516" r:id="rId359"/>
        </w:object>
      </w:r>
      <w:r w:rsidRPr="006B6F1B">
        <w:rPr>
          <w:rFonts w:ascii="Times New Roman" w:hAnsi="Times New Roman" w:cs="Times New Roman"/>
          <w:sz w:val="28"/>
          <w:szCs w:val="28"/>
          <w:lang w:val="uk-UA"/>
        </w:rPr>
        <w:t xml:space="preserve"> та 45 рад/с для П регулятора з коефіцієнтом  </w:t>
      </w:r>
      <w:r w:rsidRPr="006B6F1B">
        <w:rPr>
          <w:rFonts w:ascii="Times New Roman" w:hAnsi="Times New Roman" w:cs="Times New Roman"/>
          <w:position w:val="-12"/>
          <w:sz w:val="28"/>
          <w:szCs w:val="28"/>
        </w:rPr>
        <w:object w:dxaOrig="2680" w:dyaOrig="380">
          <v:shape id="_x0000_i1181" type="#_x0000_t75" style="width:132.75pt;height:19.5pt" o:ole="">
            <v:imagedata r:id="rId321" o:title=""/>
          </v:shape>
          <o:OLEObject Type="Embed" ProgID="Equation.DSMT4" ShapeID="_x0000_i1181" DrawAspect="Content" ObjectID="_1605509517" r:id="rId360"/>
        </w:object>
      </w:r>
      <w:r w:rsidRPr="006B6F1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bookmarkEnd w:id="231"/>
    <w:p w:rsidR="00AE4733" w:rsidRPr="006B6F1B" w:rsidRDefault="00AE4733" w:rsidP="00B1305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6F1B">
        <w:rPr>
          <w:rFonts w:ascii="Times New Roman" w:hAnsi="Times New Roman" w:cs="Times New Roman"/>
          <w:sz w:val="28"/>
          <w:szCs w:val="28"/>
          <w:lang w:val="uk-UA"/>
        </w:rPr>
        <w:t xml:space="preserve">При накиданні моменту навантаження присутня статична похибка, що складає 10% для П регулятора з коефіцієнтом </w:t>
      </w:r>
      <w:bookmarkStart w:id="235" w:name="OLE_LINK14"/>
      <w:bookmarkStart w:id="236" w:name="OLE_LINK15"/>
      <w:r w:rsidRPr="006B6F1B">
        <w:rPr>
          <w:rFonts w:ascii="Times New Roman" w:hAnsi="Times New Roman" w:cs="Times New Roman"/>
          <w:position w:val="-12"/>
          <w:sz w:val="28"/>
          <w:szCs w:val="28"/>
        </w:rPr>
        <w:object w:dxaOrig="2700" w:dyaOrig="380">
          <v:shape id="_x0000_i1182" type="#_x0000_t75" style="width:133.5pt;height:19.5pt" o:ole="">
            <v:imagedata r:id="rId233" o:title=""/>
          </v:shape>
          <o:OLEObject Type="Embed" ProgID="Equation.DSMT4" ShapeID="_x0000_i1182" DrawAspect="Content" ObjectID="_1605509518" r:id="rId361"/>
        </w:object>
      </w:r>
      <w:bookmarkEnd w:id="235"/>
      <w:bookmarkEnd w:id="236"/>
      <w:r w:rsidRPr="006B6F1B">
        <w:rPr>
          <w:rFonts w:ascii="Times New Roman" w:hAnsi="Times New Roman" w:cs="Times New Roman"/>
          <w:sz w:val="28"/>
          <w:szCs w:val="28"/>
          <w:lang w:val="uk-UA"/>
        </w:rPr>
        <w:t xml:space="preserve">, 25% для П регулятора з коефіцієнтом </w:t>
      </w:r>
      <w:bookmarkStart w:id="237" w:name="OLE_LINK16"/>
      <w:r w:rsidRPr="006B6F1B">
        <w:rPr>
          <w:rFonts w:ascii="Times New Roman" w:hAnsi="Times New Roman" w:cs="Times New Roman"/>
          <w:position w:val="-12"/>
          <w:sz w:val="28"/>
          <w:szCs w:val="28"/>
        </w:rPr>
        <w:object w:dxaOrig="2659" w:dyaOrig="380">
          <v:shape id="_x0000_i1183" type="#_x0000_t75" style="width:132pt;height:19.5pt" o:ole="">
            <v:imagedata r:id="rId315" o:title=""/>
          </v:shape>
          <o:OLEObject Type="Embed" ProgID="Equation.DSMT4" ShapeID="_x0000_i1183" DrawAspect="Content" ObjectID="_1605509519" r:id="rId362"/>
        </w:object>
      </w:r>
      <w:bookmarkEnd w:id="237"/>
      <w:r w:rsidRPr="006B6F1B">
        <w:rPr>
          <w:rFonts w:ascii="Times New Roman" w:hAnsi="Times New Roman" w:cs="Times New Roman"/>
          <w:sz w:val="28"/>
          <w:szCs w:val="28"/>
          <w:lang w:val="uk-UA"/>
        </w:rPr>
        <w:t xml:space="preserve"> та 45% для П регулятора з коефіцієнтом  </w:t>
      </w:r>
      <w:bookmarkStart w:id="238" w:name="OLE_LINK17"/>
      <w:r w:rsidRPr="006B6F1B">
        <w:rPr>
          <w:rFonts w:ascii="Times New Roman" w:hAnsi="Times New Roman" w:cs="Times New Roman"/>
          <w:position w:val="-12"/>
          <w:sz w:val="28"/>
          <w:szCs w:val="28"/>
        </w:rPr>
        <w:object w:dxaOrig="2680" w:dyaOrig="380">
          <v:shape id="_x0000_i1184" type="#_x0000_t75" style="width:132.75pt;height:19.5pt" o:ole="">
            <v:imagedata r:id="rId321" o:title=""/>
          </v:shape>
          <o:OLEObject Type="Embed" ProgID="Equation.DSMT4" ShapeID="_x0000_i1184" DrawAspect="Content" ObjectID="_1605509520" r:id="rId363"/>
        </w:object>
      </w:r>
      <w:bookmarkEnd w:id="238"/>
      <w:r w:rsidRPr="006B6F1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E4733" w:rsidRPr="006B6F1B" w:rsidRDefault="00AE4733" w:rsidP="00B1305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6F1B">
        <w:rPr>
          <w:rFonts w:ascii="Times New Roman" w:hAnsi="Times New Roman" w:cs="Times New Roman"/>
          <w:sz w:val="28"/>
          <w:szCs w:val="28"/>
          <w:lang w:val="uk-UA"/>
        </w:rPr>
        <w:t>Струми відпрацьовуються без помилок для всіх значень коефіцієнту в П регуляторі швидкості.</w:t>
      </w:r>
    </w:p>
    <w:p w:rsidR="00AE4733" w:rsidRPr="006B6F1B" w:rsidRDefault="00AE4733" w:rsidP="00B1305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6F1B">
        <w:rPr>
          <w:rFonts w:ascii="Times New Roman" w:hAnsi="Times New Roman" w:cs="Times New Roman"/>
          <w:sz w:val="28"/>
          <w:szCs w:val="28"/>
          <w:lang w:val="uk-UA"/>
        </w:rPr>
        <w:t>На проміжку часу після завершення розгону (0,05 с) до накидання моменту навантаження (0,25 с) момент двигуна становить приблизно 0,08 Нм, що зумовлено наявністю в’язкого тертя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E4733" w:rsidRPr="006B6F1B" w:rsidRDefault="00AE4733" w:rsidP="00B1305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6F1B">
        <w:rPr>
          <w:rFonts w:ascii="Times New Roman" w:hAnsi="Times New Roman" w:cs="Times New Roman"/>
          <w:sz w:val="28"/>
          <w:szCs w:val="28"/>
          <w:lang w:val="uk-UA"/>
        </w:rPr>
        <w:t xml:space="preserve">Зі зменшенням коефіцієнту П регулятора динамічна похибка зростає, а також перехідні процеси стають </w:t>
      </w:r>
      <w:proofErr w:type="spellStart"/>
      <w:r w:rsidRPr="006B6F1B">
        <w:rPr>
          <w:rFonts w:ascii="Times New Roman" w:hAnsi="Times New Roman" w:cs="Times New Roman"/>
          <w:sz w:val="28"/>
          <w:szCs w:val="28"/>
          <w:lang w:val="uk-UA"/>
        </w:rPr>
        <w:t>затягнутішими</w:t>
      </w:r>
      <w:proofErr w:type="spellEnd"/>
      <w:r w:rsidRPr="006B6F1B">
        <w:rPr>
          <w:rFonts w:ascii="Times New Roman" w:hAnsi="Times New Roman" w:cs="Times New Roman"/>
          <w:sz w:val="28"/>
          <w:szCs w:val="28"/>
          <w:lang w:val="uk-UA"/>
        </w:rPr>
        <w:t xml:space="preserve"> і складають 0,06с, 0,07с та 0,012с для коефіцієнтів П регулятора </w:t>
      </w:r>
      <w:bookmarkStart w:id="239" w:name="OLE_LINK25"/>
      <w:r w:rsidRPr="006B6F1B">
        <w:rPr>
          <w:rFonts w:ascii="Times New Roman" w:hAnsi="Times New Roman" w:cs="Times New Roman"/>
          <w:position w:val="-12"/>
          <w:sz w:val="28"/>
          <w:szCs w:val="28"/>
        </w:rPr>
        <w:object w:dxaOrig="2700" w:dyaOrig="380">
          <v:shape id="_x0000_i1185" type="#_x0000_t75" style="width:133.5pt;height:19.5pt" o:ole="">
            <v:imagedata r:id="rId233" o:title=""/>
          </v:shape>
          <o:OLEObject Type="Embed" ProgID="Equation.DSMT4" ShapeID="_x0000_i1185" DrawAspect="Content" ObjectID="_1605509521" r:id="rId364"/>
        </w:object>
      </w:r>
      <w:bookmarkEnd w:id="239"/>
      <w:r w:rsidRPr="006B6F1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6B6F1B">
        <w:rPr>
          <w:rFonts w:ascii="Times New Roman" w:hAnsi="Times New Roman" w:cs="Times New Roman"/>
          <w:position w:val="-12"/>
          <w:sz w:val="28"/>
          <w:szCs w:val="28"/>
        </w:rPr>
        <w:object w:dxaOrig="2659" w:dyaOrig="380">
          <v:shape id="_x0000_i1186" type="#_x0000_t75" style="width:132pt;height:19.5pt" o:ole="">
            <v:imagedata r:id="rId315" o:title=""/>
          </v:shape>
          <o:OLEObject Type="Embed" ProgID="Equation.DSMT4" ShapeID="_x0000_i1186" DrawAspect="Content" ObjectID="_1605509522" r:id="rId365"/>
        </w:object>
      </w:r>
      <w:r w:rsidRPr="006B6F1B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6B6F1B">
        <w:rPr>
          <w:rFonts w:ascii="Times New Roman" w:hAnsi="Times New Roman" w:cs="Times New Roman"/>
          <w:position w:val="-12"/>
          <w:sz w:val="28"/>
          <w:szCs w:val="28"/>
        </w:rPr>
        <w:object w:dxaOrig="2680" w:dyaOrig="380">
          <v:shape id="_x0000_i1187" type="#_x0000_t75" style="width:132.75pt;height:19.5pt" o:ole="">
            <v:imagedata r:id="rId321" o:title=""/>
          </v:shape>
          <o:OLEObject Type="Embed" ProgID="Equation.DSMT4" ShapeID="_x0000_i1187" DrawAspect="Content" ObjectID="_1605509523" r:id="rId366"/>
        </w:object>
      </w:r>
      <w:r w:rsidRPr="006B6F1B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відповідно. </w:t>
      </w:r>
    </w:p>
    <w:p w:rsidR="00AE4733" w:rsidRDefault="00AE4733" w:rsidP="00B1305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6F1B">
        <w:rPr>
          <w:rFonts w:ascii="Times New Roman" w:hAnsi="Times New Roman" w:cs="Times New Roman"/>
          <w:sz w:val="28"/>
          <w:szCs w:val="28"/>
          <w:lang w:val="uk-UA"/>
        </w:rPr>
        <w:t xml:space="preserve">Отримані експериментальні дані з </w:t>
      </w:r>
      <w:r w:rsidR="00D67B8A">
        <w:rPr>
          <w:rFonts w:ascii="Times New Roman" w:hAnsi="Times New Roman" w:cs="Times New Roman"/>
          <w:sz w:val="28"/>
          <w:szCs w:val="28"/>
          <w:lang w:val="uk-UA"/>
        </w:rPr>
        <w:t>достатньою</w:t>
      </w:r>
      <w:r w:rsidRPr="006B6F1B">
        <w:rPr>
          <w:rFonts w:ascii="Times New Roman" w:hAnsi="Times New Roman" w:cs="Times New Roman"/>
          <w:sz w:val="28"/>
          <w:szCs w:val="28"/>
          <w:lang w:val="uk-UA"/>
        </w:rPr>
        <w:t xml:space="preserve"> точністю співпадають з моделюванням. Відмінності прослідковуються у наявності коливань напруги по осі </w:t>
      </w:r>
      <w:r w:rsidRPr="006B6F1B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B6F1B">
        <w:rPr>
          <w:rFonts w:ascii="Times New Roman" w:hAnsi="Times New Roman" w:cs="Times New Roman"/>
          <w:sz w:val="28"/>
          <w:szCs w:val="28"/>
          <w:lang w:val="uk-UA"/>
        </w:rPr>
        <w:t xml:space="preserve"> на проміжку часу від закінчення розгону до накидання моменту навантаження, зумовлених пр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6B6F1B">
        <w:rPr>
          <w:rFonts w:ascii="Times New Roman" w:hAnsi="Times New Roman" w:cs="Times New Roman"/>
          <w:sz w:val="28"/>
          <w:szCs w:val="28"/>
          <w:lang w:val="uk-UA"/>
        </w:rPr>
        <w:t>жністю у з’єднанні двигунів.</w:t>
      </w:r>
    </w:p>
    <w:p w:rsidR="00AE4733" w:rsidRPr="00D00C46" w:rsidRDefault="00AE4733" w:rsidP="00E54A52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 якості підтвердження того, що дана система приводу повинна розглядатися як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двомасова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,</w:t>
      </w:r>
      <w:r w:rsidR="00E54A52">
        <w:rPr>
          <w:rFonts w:ascii="Times New Roman" w:hAnsi="Times New Roman"/>
          <w:sz w:val="28"/>
          <w:szCs w:val="28"/>
          <w:lang w:val="uk-UA"/>
        </w:rPr>
        <w:t xml:space="preserve"> також</w:t>
      </w:r>
      <w:r>
        <w:rPr>
          <w:rFonts w:ascii="Times New Roman" w:hAnsi="Times New Roman"/>
          <w:sz w:val="28"/>
          <w:szCs w:val="28"/>
          <w:lang w:val="uk-UA"/>
        </w:rPr>
        <w:t xml:space="preserve"> було проведено порівняння логарифмічних амплітудно-частотних та фазо-частотних характеристик контуру швидкості, які можна отримати засобами </w:t>
      </w:r>
      <w:r>
        <w:rPr>
          <w:rFonts w:ascii="Times New Roman" w:hAnsi="Times New Roman"/>
          <w:sz w:val="28"/>
          <w:szCs w:val="28"/>
          <w:lang w:val="en-US"/>
        </w:rPr>
        <w:t>Rexroth</w:t>
      </w:r>
      <w:r>
        <w:rPr>
          <w:rFonts w:ascii="Times New Roman" w:hAnsi="Times New Roman"/>
          <w:sz w:val="28"/>
          <w:szCs w:val="28"/>
          <w:lang w:val="uk-UA"/>
        </w:rPr>
        <w:t xml:space="preserve"> (експериментально) та промоделювавши дану систему (ЛАЧХ та ЛФЧХ по точках). При цьому до системи прикладався синусоїдний сигнал амплітудою </w:t>
      </w:r>
      <w:r w:rsidRPr="00D00C46">
        <w:rPr>
          <w:rFonts w:ascii="Times New Roman" w:hAnsi="Times New Roman"/>
          <w:position w:val="-6"/>
          <w:sz w:val="28"/>
          <w:szCs w:val="28"/>
        </w:rPr>
        <w:object w:dxaOrig="920" w:dyaOrig="300">
          <v:shape id="_x0000_i1188" type="#_x0000_t75" style="width:46.5pt;height:15.75pt" o:ole="">
            <v:imagedata r:id="rId367" o:title=""/>
          </v:shape>
          <o:OLEObject Type="Embed" ProgID="Equation.DSMT4" ShapeID="_x0000_i1188" DrawAspect="Content" ObjectID="_1605509524" r:id="rId368"/>
        </w:object>
      </w:r>
      <w:r>
        <w:rPr>
          <w:rFonts w:ascii="Times New Roman" w:hAnsi="Times New Roman"/>
          <w:sz w:val="28"/>
          <w:szCs w:val="28"/>
          <w:lang w:val="uk-UA"/>
        </w:rPr>
        <w:t xml:space="preserve"> та з частотою згідно табл.</w:t>
      </w:r>
      <w:r w:rsidR="00E54A52">
        <w:rPr>
          <w:rFonts w:ascii="Times New Roman" w:hAnsi="Times New Roman"/>
          <w:sz w:val="28"/>
          <w:szCs w:val="28"/>
          <w:lang w:val="uk-UA"/>
        </w:rPr>
        <w:t>5.</w:t>
      </w:r>
      <w:r w:rsidR="00A3281C">
        <w:rPr>
          <w:rFonts w:ascii="Times New Roman" w:hAnsi="Times New Roman"/>
          <w:sz w:val="28"/>
          <w:szCs w:val="28"/>
          <w:lang w:val="uk-UA"/>
        </w:rPr>
        <w:t>2</w:t>
      </w:r>
      <w:r>
        <w:rPr>
          <w:rFonts w:ascii="Times New Roman" w:hAnsi="Times New Roman"/>
          <w:sz w:val="28"/>
          <w:szCs w:val="28"/>
          <w:lang w:val="uk-UA"/>
        </w:rPr>
        <w:t xml:space="preserve">. Порівнюючи ЛАЧХ та </w:t>
      </w: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ЛФЧХ контуру керування швидкості для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одномасової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системи (рис.</w:t>
      </w:r>
      <w:r w:rsidR="00730469" w:rsidRPr="00072B8C">
        <w:rPr>
          <w:rFonts w:ascii="Times New Roman" w:hAnsi="Times New Roman"/>
          <w:sz w:val="28"/>
          <w:szCs w:val="28"/>
          <w:lang w:val="uk-UA"/>
        </w:rPr>
        <w:t>5.17</w:t>
      </w:r>
      <w:r w:rsidRPr="00072B8C">
        <w:rPr>
          <w:rFonts w:ascii="Times New Roman" w:hAnsi="Times New Roman"/>
          <w:sz w:val="28"/>
          <w:szCs w:val="28"/>
          <w:lang w:val="uk-UA"/>
        </w:rPr>
        <w:t>)</w:t>
      </w:r>
      <w:r>
        <w:rPr>
          <w:rFonts w:ascii="Times New Roman" w:hAnsi="Times New Roman"/>
          <w:sz w:val="28"/>
          <w:szCs w:val="28"/>
          <w:lang w:val="uk-UA"/>
        </w:rPr>
        <w:t xml:space="preserve"> з ЛАЧХ та ЛФЧХ для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двомасової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системи (рис.</w:t>
      </w:r>
      <w:r w:rsidRPr="00072B8C">
        <w:rPr>
          <w:rFonts w:ascii="Times New Roman" w:hAnsi="Times New Roman"/>
          <w:sz w:val="28"/>
          <w:szCs w:val="28"/>
          <w:lang w:val="uk-UA"/>
        </w:rPr>
        <w:t>5.30</w:t>
      </w:r>
      <w:r>
        <w:rPr>
          <w:rFonts w:ascii="Times New Roman" w:hAnsi="Times New Roman"/>
          <w:sz w:val="28"/>
          <w:szCs w:val="28"/>
          <w:lang w:val="uk-UA"/>
        </w:rPr>
        <w:t>) та з ЛАЧХ та ЛФЧХ, отриманої експериментально (рис.</w:t>
      </w:r>
      <w:r w:rsidRPr="00072B8C">
        <w:rPr>
          <w:rFonts w:ascii="Times New Roman" w:hAnsi="Times New Roman"/>
          <w:sz w:val="28"/>
          <w:szCs w:val="28"/>
          <w:lang w:val="uk-UA"/>
        </w:rPr>
        <w:t>5.31</w:t>
      </w:r>
      <w:r>
        <w:rPr>
          <w:rFonts w:ascii="Times New Roman" w:hAnsi="Times New Roman"/>
          <w:sz w:val="28"/>
          <w:szCs w:val="28"/>
          <w:lang w:val="uk-UA"/>
        </w:rPr>
        <w:t xml:space="preserve">), відзначаємо на ній відсутність резонансних частот </w:t>
      </w:r>
      <w:r w:rsidRPr="00F7088F">
        <w:rPr>
          <w:rFonts w:ascii="Times New Roman" w:hAnsi="Times New Roman"/>
          <w:sz w:val="28"/>
          <w:szCs w:val="28"/>
          <w:lang w:val="uk-UA"/>
        </w:rPr>
        <w:t>[</w:t>
      </w:r>
      <w:r w:rsidR="00E54A52">
        <w:rPr>
          <w:rFonts w:ascii="Times New Roman" w:hAnsi="Times New Roman"/>
          <w:sz w:val="28"/>
          <w:szCs w:val="28"/>
          <w:lang w:val="uk-UA"/>
        </w:rPr>
        <w:t>27</w:t>
      </w:r>
      <w:r w:rsidRPr="00F7088F">
        <w:rPr>
          <w:rFonts w:ascii="Times New Roman" w:hAnsi="Times New Roman"/>
          <w:sz w:val="28"/>
          <w:szCs w:val="28"/>
          <w:lang w:val="uk-UA"/>
        </w:rPr>
        <w:t>]</w:t>
      </w:r>
      <w:r>
        <w:rPr>
          <w:rFonts w:ascii="Times New Roman" w:hAnsi="Times New Roman"/>
          <w:sz w:val="28"/>
          <w:szCs w:val="28"/>
          <w:lang w:val="uk-UA"/>
        </w:rPr>
        <w:t xml:space="preserve"> а також відмінність форми характеристик.</w:t>
      </w:r>
    </w:p>
    <w:p w:rsidR="00AE4733" w:rsidRDefault="00AE4733" w:rsidP="00E54A52">
      <w:pPr>
        <w:tabs>
          <w:tab w:val="left" w:pos="709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Високий ступінь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співпадіння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результатів, отриманих експериментально та при моделюванні свідчить про те, що модель, представлена на рис.</w:t>
      </w:r>
      <w:r w:rsidR="00730469" w:rsidRPr="00072B8C">
        <w:rPr>
          <w:rFonts w:ascii="Times New Roman" w:hAnsi="Times New Roman" w:cs="Times New Roman"/>
          <w:sz w:val="28"/>
          <w:szCs w:val="28"/>
          <w:lang w:val="uk-UA"/>
        </w:rPr>
        <w:t>5.19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цілком підходить для моделювання електромеханічних процесів і враховує всі основні параметри, що впливають на характер цих процесів. Варто відмітити також, що, як показали тести, деякі параметри моделі, особливо коефіцієнти тертя, не є стаціонарними можуть розглядатися такими, шо варіюються відносно вказаних раніше усереднених значень.</w:t>
      </w:r>
    </w:p>
    <w:p w:rsidR="00AE4733" w:rsidRPr="001A4559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40" w:author="Пользователь Windows" w:date="2018-12-04T08:56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41" w:author="Пользователь Windows" w:date="2018-12-04T08:56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42" w:author="Пользователь Windows" w:date="2018-12-04T08:56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43" w:author="Пользователь Windows" w:date="2018-12-04T08:56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44" w:author="Пользователь Windows" w:date="2018-12-04T08:56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45" w:author="Пользователь Windows" w:date="2018-12-04T08:56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46" w:author="Пользователь Windows" w:date="2018-12-04T08:56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47" w:author="Пользователь Windows" w:date="2018-12-04T08:56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48" w:author="Пользователь Windows" w:date="2018-12-04T08:56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49" w:author="Пользователь Windows" w:date="2018-12-04T08:56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50" w:author="Пользователь Windows" w:date="2018-12-04T08:56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51" w:author="Пользователь Windows" w:date="2018-12-04T08:56:00Z"/>
          <w:rFonts w:ascii="Times New Roman" w:hAnsi="Times New Roman" w:cs="Times New Roman"/>
          <w:sz w:val="28"/>
          <w:szCs w:val="28"/>
          <w:lang w:val="uk-UA"/>
        </w:rPr>
      </w:pPr>
    </w:p>
    <w:p w:rsidR="00EF75BE" w:rsidDel="005F68ED" w:rsidRDefault="00EF75BE" w:rsidP="00B13054">
      <w:pPr>
        <w:tabs>
          <w:tab w:val="left" w:pos="709"/>
        </w:tabs>
        <w:spacing w:after="0" w:line="360" w:lineRule="auto"/>
        <w:ind w:firstLine="567"/>
        <w:rPr>
          <w:del w:id="252" w:author="Пользователь Windows" w:date="2018-12-04T08:56:00Z"/>
          <w:rFonts w:ascii="Times New Roman" w:hAnsi="Times New Roman" w:cs="Times New Roman"/>
          <w:sz w:val="28"/>
          <w:szCs w:val="28"/>
          <w:lang w:val="uk-UA"/>
        </w:rPr>
      </w:pPr>
    </w:p>
    <w:p w:rsidR="00EF75BE" w:rsidDel="005F68ED" w:rsidRDefault="00EF75BE" w:rsidP="00B13054">
      <w:pPr>
        <w:tabs>
          <w:tab w:val="left" w:pos="709"/>
        </w:tabs>
        <w:spacing w:after="0" w:line="360" w:lineRule="auto"/>
        <w:ind w:firstLine="567"/>
        <w:rPr>
          <w:del w:id="253" w:author="Пользователь Windows" w:date="2018-12-04T08:56:00Z"/>
          <w:rFonts w:ascii="Times New Roman" w:hAnsi="Times New Roman" w:cs="Times New Roman"/>
          <w:sz w:val="28"/>
          <w:szCs w:val="28"/>
          <w:lang w:val="uk-UA"/>
        </w:rPr>
      </w:pPr>
    </w:p>
    <w:p w:rsidR="00EF75BE" w:rsidDel="005F68ED" w:rsidRDefault="00EF75BE" w:rsidP="00B13054">
      <w:pPr>
        <w:tabs>
          <w:tab w:val="left" w:pos="709"/>
        </w:tabs>
        <w:spacing w:after="0" w:line="360" w:lineRule="auto"/>
        <w:ind w:firstLine="567"/>
        <w:rPr>
          <w:del w:id="254" w:author="Пользователь Windows" w:date="2018-12-04T08:56:00Z"/>
          <w:rFonts w:ascii="Times New Roman" w:hAnsi="Times New Roman" w:cs="Times New Roman"/>
          <w:sz w:val="28"/>
          <w:szCs w:val="28"/>
          <w:lang w:val="uk-UA"/>
        </w:rPr>
      </w:pPr>
    </w:p>
    <w:p w:rsidR="00EF75BE" w:rsidDel="005F68ED" w:rsidRDefault="00EF75BE" w:rsidP="00B13054">
      <w:pPr>
        <w:tabs>
          <w:tab w:val="left" w:pos="709"/>
        </w:tabs>
        <w:spacing w:after="0" w:line="360" w:lineRule="auto"/>
        <w:ind w:firstLine="567"/>
        <w:rPr>
          <w:del w:id="255" w:author="Пользователь Windows" w:date="2018-12-04T08:56:00Z"/>
          <w:rFonts w:ascii="Times New Roman" w:hAnsi="Times New Roman" w:cs="Times New Roman"/>
          <w:sz w:val="28"/>
          <w:szCs w:val="28"/>
          <w:lang w:val="uk-UA"/>
        </w:rPr>
      </w:pPr>
    </w:p>
    <w:p w:rsidR="00AE4733" w:rsidDel="005F68ED" w:rsidRDefault="00AE4733" w:rsidP="00B13054">
      <w:pPr>
        <w:tabs>
          <w:tab w:val="left" w:pos="709"/>
        </w:tabs>
        <w:spacing w:after="0" w:line="360" w:lineRule="auto"/>
        <w:ind w:firstLine="567"/>
        <w:rPr>
          <w:del w:id="256" w:author="Пользователь Windows" w:date="2018-12-04T08:56:00Z"/>
          <w:rFonts w:ascii="Times New Roman" w:hAnsi="Times New Roman" w:cs="Times New Roman"/>
          <w:sz w:val="28"/>
          <w:szCs w:val="28"/>
          <w:lang w:val="uk-UA"/>
        </w:rPr>
      </w:pPr>
    </w:p>
    <w:p w:rsidR="00435212" w:rsidDel="005F68ED" w:rsidRDefault="00435212" w:rsidP="00B13054">
      <w:pPr>
        <w:tabs>
          <w:tab w:val="left" w:pos="709"/>
        </w:tabs>
        <w:spacing w:after="0" w:line="360" w:lineRule="auto"/>
        <w:ind w:firstLine="567"/>
        <w:rPr>
          <w:del w:id="257" w:author="Пользователь Windows" w:date="2018-12-04T08:56:00Z"/>
          <w:rFonts w:ascii="Times New Roman" w:hAnsi="Times New Roman" w:cs="Times New Roman"/>
          <w:sz w:val="28"/>
          <w:szCs w:val="28"/>
          <w:lang w:val="uk-UA"/>
        </w:rPr>
      </w:pPr>
    </w:p>
    <w:p w:rsidR="005F68ED" w:rsidRDefault="005F68ED">
      <w:pPr>
        <w:rPr>
          <w:ins w:id="258" w:author="Пользователь Windows" w:date="2018-12-04T08:56:00Z"/>
          <w:rFonts w:ascii="Times New Roman" w:hAnsi="Times New Roman" w:cs="Times New Roman"/>
          <w:sz w:val="28"/>
          <w:szCs w:val="28"/>
          <w:lang w:val="uk-UA"/>
        </w:rPr>
      </w:pPr>
      <w:ins w:id="259" w:author="Пользователь Windows" w:date="2018-12-04T08:56:00Z">
        <w:r>
          <w:rPr>
            <w:rFonts w:ascii="Times New Roman" w:hAnsi="Times New Roman" w:cs="Times New Roman"/>
            <w:sz w:val="28"/>
            <w:szCs w:val="28"/>
            <w:lang w:val="uk-UA"/>
          </w:rPr>
          <w:br w:type="page"/>
        </w:r>
      </w:ins>
    </w:p>
    <w:p w:rsidR="00435212" w:rsidDel="005F68ED" w:rsidRDefault="00435212" w:rsidP="00B13054">
      <w:pPr>
        <w:tabs>
          <w:tab w:val="left" w:pos="709"/>
        </w:tabs>
        <w:spacing w:after="0" w:line="360" w:lineRule="auto"/>
        <w:ind w:firstLine="567"/>
        <w:rPr>
          <w:del w:id="260" w:author="Пользователь Windows" w:date="2018-12-04T08:56:00Z"/>
          <w:rFonts w:ascii="Times New Roman" w:hAnsi="Times New Roman" w:cs="Times New Roman"/>
          <w:sz w:val="28"/>
          <w:szCs w:val="28"/>
          <w:lang w:val="uk-UA"/>
        </w:rPr>
      </w:pPr>
    </w:p>
    <w:p w:rsidR="00AE4733" w:rsidRDefault="00236D89" w:rsidP="00B13054">
      <w:pPr>
        <w:tabs>
          <w:tab w:val="left" w:pos="709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ВИСНОВКИ</w:t>
      </w:r>
      <w:r w:rsidR="0022177D">
        <w:rPr>
          <w:rFonts w:ascii="Times New Roman" w:hAnsi="Times New Roman" w:cs="Times New Roman"/>
          <w:sz w:val="28"/>
          <w:szCs w:val="28"/>
          <w:lang w:val="uk-UA"/>
        </w:rPr>
        <w:t xml:space="preserve"> ДО РОЗДІЛУ 5</w:t>
      </w:r>
    </w:p>
    <w:p w:rsidR="00236D89" w:rsidRDefault="00236D89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:rsidR="0022177D" w:rsidRDefault="0022177D" w:rsidP="00B13054">
      <w:pPr>
        <w:tabs>
          <w:tab w:val="left" w:pos="70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результаті повномасштабних тестів синхронного електроприводу та навантажувального агрегату на експериментальній установці та математичного моделювання </w:t>
      </w:r>
      <w:bookmarkStart w:id="261" w:name="_GoBack"/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встановлено структуру електромеханічного об’єкту та визначені його параметри. Доведено, що дана система приводу </w:t>
      </w:r>
      <w:bookmarkEnd w:id="261"/>
      <w:r>
        <w:rPr>
          <w:rFonts w:ascii="Times New Roman" w:hAnsi="Times New Roman" w:cs="Times New Roman"/>
          <w:sz w:val="28"/>
          <w:szCs w:val="28"/>
          <w:lang w:val="uk-UA"/>
        </w:rPr>
        <w:t xml:space="preserve">повинна розглядатися як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двомасова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22177D" w:rsidRDefault="0022177D" w:rsidP="00B1305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 якості підтвердження того, що дана система приводу повинна розглядатися як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двомасова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, було проведено експериментальне дослідження системи керування швидкістю з П-регулятором і м</w:t>
      </w:r>
      <w:r w:rsidR="006F60FC">
        <w:rPr>
          <w:rFonts w:ascii="Times New Roman" w:hAnsi="Times New Roman"/>
          <w:sz w:val="28"/>
          <w:szCs w:val="28"/>
          <w:lang w:val="uk-UA"/>
        </w:rPr>
        <w:t xml:space="preserve">оделювання </w:t>
      </w:r>
      <w:proofErr w:type="spellStart"/>
      <w:r w:rsidR="006F60FC">
        <w:rPr>
          <w:rFonts w:ascii="Times New Roman" w:hAnsi="Times New Roman"/>
          <w:sz w:val="28"/>
          <w:szCs w:val="28"/>
          <w:lang w:val="uk-UA"/>
        </w:rPr>
        <w:t>одномасової</w:t>
      </w:r>
      <w:proofErr w:type="spellEnd"/>
      <w:r w:rsidR="006F60FC">
        <w:rPr>
          <w:rFonts w:ascii="Times New Roman" w:hAnsi="Times New Roman"/>
          <w:sz w:val="28"/>
          <w:szCs w:val="28"/>
          <w:lang w:val="uk-UA"/>
        </w:rPr>
        <w:t xml:space="preserve"> системи. Розбіжності у  отриманих результатах моделювання та тестування підтверджують це пр</w:t>
      </w:r>
      <w:r w:rsidR="004D25C2">
        <w:rPr>
          <w:rFonts w:ascii="Times New Roman" w:hAnsi="Times New Roman"/>
          <w:sz w:val="28"/>
          <w:szCs w:val="28"/>
          <w:lang w:val="uk-UA"/>
        </w:rPr>
        <w:t>ипущення. Додатково було порів</w:t>
      </w:r>
      <w:r w:rsidR="006F60FC">
        <w:rPr>
          <w:rFonts w:ascii="Times New Roman" w:hAnsi="Times New Roman"/>
          <w:sz w:val="28"/>
          <w:szCs w:val="28"/>
          <w:lang w:val="uk-UA"/>
        </w:rPr>
        <w:t>няно логарифмічні амплітудно-частотні</w:t>
      </w:r>
      <w:r>
        <w:rPr>
          <w:rFonts w:ascii="Times New Roman" w:hAnsi="Times New Roman"/>
          <w:sz w:val="28"/>
          <w:szCs w:val="28"/>
          <w:lang w:val="uk-UA"/>
        </w:rPr>
        <w:t xml:space="preserve"> та фазо-частотн</w:t>
      </w:r>
      <w:r w:rsidR="006F60FC">
        <w:rPr>
          <w:rFonts w:ascii="Times New Roman" w:hAnsi="Times New Roman"/>
          <w:sz w:val="28"/>
          <w:szCs w:val="28"/>
          <w:lang w:val="uk-UA"/>
        </w:rPr>
        <w:t>і</w:t>
      </w:r>
      <w:r>
        <w:rPr>
          <w:rFonts w:ascii="Times New Roman" w:hAnsi="Times New Roman"/>
          <w:sz w:val="28"/>
          <w:szCs w:val="28"/>
          <w:lang w:val="uk-UA"/>
        </w:rPr>
        <w:t xml:space="preserve"> характеристик</w:t>
      </w:r>
      <w:r w:rsidR="006F60FC">
        <w:rPr>
          <w:rFonts w:ascii="Times New Roman" w:hAnsi="Times New Roman"/>
          <w:sz w:val="28"/>
          <w:szCs w:val="28"/>
          <w:lang w:val="uk-UA"/>
        </w:rPr>
        <w:t>и</w:t>
      </w:r>
      <w:r>
        <w:rPr>
          <w:rFonts w:ascii="Times New Roman" w:hAnsi="Times New Roman"/>
          <w:sz w:val="28"/>
          <w:szCs w:val="28"/>
          <w:lang w:val="uk-UA"/>
        </w:rPr>
        <w:t xml:space="preserve"> контуру швидкості, які можна отримати засобами </w:t>
      </w:r>
      <w:r>
        <w:rPr>
          <w:rFonts w:ascii="Times New Roman" w:hAnsi="Times New Roman"/>
          <w:sz w:val="28"/>
          <w:szCs w:val="28"/>
          <w:lang w:val="en-US"/>
        </w:rPr>
        <w:t>Rexroth</w:t>
      </w:r>
      <w:r>
        <w:rPr>
          <w:rFonts w:ascii="Times New Roman" w:hAnsi="Times New Roman"/>
          <w:sz w:val="28"/>
          <w:szCs w:val="28"/>
          <w:lang w:val="uk-UA"/>
        </w:rPr>
        <w:t xml:space="preserve"> (експериментально) та промоделювавши дану систему (ЛАЧХ та ЛФЧХ по точках). </w:t>
      </w:r>
    </w:p>
    <w:p w:rsidR="00AE4733" w:rsidRPr="00CA249B" w:rsidRDefault="001D5E4E" w:rsidP="00CA249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Засобами математичного моделювання та експериментального тестування було встановлено основні параметри механічної частини електроприводу. </w:t>
      </w:r>
      <w:r w:rsidR="0022177D">
        <w:rPr>
          <w:rFonts w:ascii="Times New Roman" w:hAnsi="Times New Roman" w:cs="Times New Roman"/>
          <w:sz w:val="28"/>
          <w:szCs w:val="28"/>
          <w:lang w:val="uk-UA"/>
        </w:rPr>
        <w:t xml:space="preserve">Високий ступінь </w:t>
      </w:r>
      <w:proofErr w:type="spellStart"/>
      <w:r w:rsidR="0022177D">
        <w:rPr>
          <w:rFonts w:ascii="Times New Roman" w:hAnsi="Times New Roman" w:cs="Times New Roman"/>
          <w:sz w:val="28"/>
          <w:szCs w:val="28"/>
          <w:lang w:val="uk-UA"/>
        </w:rPr>
        <w:t>співпадіння</w:t>
      </w:r>
      <w:proofErr w:type="spellEnd"/>
      <w:r w:rsidR="0022177D">
        <w:rPr>
          <w:rFonts w:ascii="Times New Roman" w:hAnsi="Times New Roman" w:cs="Times New Roman"/>
          <w:sz w:val="28"/>
          <w:szCs w:val="28"/>
          <w:lang w:val="uk-UA"/>
        </w:rPr>
        <w:t xml:space="preserve"> результатів, отриманих експериментально та при моделюванні свідчить про те, що представлена модель цілком підходить для моделювання електромеханічних процесів і враховує всі основні параметри, що впливають на характер цих процесів. </w:t>
      </w:r>
    </w:p>
    <w:sectPr w:rsidR="00AE4733" w:rsidRPr="00CA249B" w:rsidSect="00DE5920">
      <w:pgSz w:w="11906" w:h="16838"/>
      <w:pgMar w:top="1134" w:right="851" w:bottom="567" w:left="1276" w:header="709" w:footer="709" w:gutter="0"/>
      <w:pgNumType w:start="9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7F85" w:rsidRDefault="00257F85" w:rsidP="00286752">
      <w:pPr>
        <w:spacing w:after="0" w:line="240" w:lineRule="auto"/>
      </w:pPr>
      <w:r>
        <w:separator/>
      </w:r>
    </w:p>
  </w:endnote>
  <w:endnote w:type="continuationSeparator" w:id="0">
    <w:p w:rsidR="00257F85" w:rsidRDefault="00257F85" w:rsidP="00286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7F85" w:rsidRDefault="00257F85" w:rsidP="00286752">
      <w:pPr>
        <w:spacing w:after="0" w:line="240" w:lineRule="auto"/>
      </w:pPr>
      <w:r>
        <w:separator/>
      </w:r>
    </w:p>
  </w:footnote>
  <w:footnote w:type="continuationSeparator" w:id="0">
    <w:p w:rsidR="00257F85" w:rsidRDefault="00257F85" w:rsidP="002867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441357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:rsidR="00834067" w:rsidRPr="00315C3E" w:rsidRDefault="00834067">
        <w:pPr>
          <w:pStyle w:val="Header"/>
          <w:jc w:val="right"/>
          <w:rPr>
            <w:rFonts w:ascii="Times New Roman" w:hAnsi="Times New Roman" w:cs="Times New Roman"/>
          </w:rPr>
        </w:pPr>
        <w:r w:rsidRPr="00315C3E">
          <w:rPr>
            <w:rFonts w:ascii="Times New Roman" w:hAnsi="Times New Roman" w:cs="Times New Roman"/>
          </w:rPr>
          <w:fldChar w:fldCharType="begin"/>
        </w:r>
        <w:r w:rsidRPr="00315C3E">
          <w:rPr>
            <w:rFonts w:ascii="Times New Roman" w:hAnsi="Times New Roman" w:cs="Times New Roman"/>
          </w:rPr>
          <w:instrText>PAGE   \* MERGEFORMAT</w:instrText>
        </w:r>
        <w:r w:rsidRPr="00315C3E">
          <w:rPr>
            <w:rFonts w:ascii="Times New Roman" w:hAnsi="Times New Roman" w:cs="Times New Roman"/>
          </w:rPr>
          <w:fldChar w:fldCharType="separate"/>
        </w:r>
        <w:r w:rsidR="00816A2D">
          <w:rPr>
            <w:rFonts w:ascii="Times New Roman" w:hAnsi="Times New Roman" w:cs="Times New Roman"/>
            <w:noProof/>
          </w:rPr>
          <w:t>102</w:t>
        </w:r>
        <w:r w:rsidRPr="00315C3E">
          <w:rPr>
            <w:rFonts w:ascii="Times New Roman" w:hAnsi="Times New Roman" w:cs="Times New Roman"/>
          </w:rPr>
          <w:fldChar w:fldCharType="end"/>
        </w:r>
      </w:p>
    </w:sdtContent>
  </w:sdt>
  <w:p w:rsidR="00834067" w:rsidRDefault="0083406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40544497"/>
      <w:docPartObj>
        <w:docPartGallery w:val="Page Numbers (Top of Page)"/>
        <w:docPartUnique/>
      </w:docPartObj>
    </w:sdtPr>
    <w:sdtContent>
      <w:p w:rsidR="00834067" w:rsidRDefault="00834067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6A2D">
          <w:rPr>
            <w:noProof/>
          </w:rPr>
          <w:t>111</w:t>
        </w:r>
        <w:r>
          <w:fldChar w:fldCharType="end"/>
        </w:r>
      </w:p>
    </w:sdtContent>
  </w:sdt>
  <w:p w:rsidR="00834067" w:rsidRDefault="0083406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97793000"/>
      <w:docPartObj>
        <w:docPartGallery w:val="Page Numbers (Top of Page)"/>
        <w:docPartUnique/>
      </w:docPartObj>
    </w:sdtPr>
    <w:sdtContent>
      <w:p w:rsidR="00834067" w:rsidRDefault="00834067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6A2D">
          <w:rPr>
            <w:noProof/>
          </w:rPr>
          <w:t>92</w:t>
        </w:r>
        <w:r>
          <w:fldChar w:fldCharType="end"/>
        </w:r>
      </w:p>
    </w:sdtContent>
  </w:sdt>
  <w:p w:rsidR="00834067" w:rsidRDefault="0083406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7B255C"/>
    <w:multiLevelType w:val="hybridMultilevel"/>
    <w:tmpl w:val="1352A3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2D5F0D"/>
    <w:multiLevelType w:val="hybridMultilevel"/>
    <w:tmpl w:val="685C1102"/>
    <w:lvl w:ilvl="0" w:tplc="DFCAF47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215042B1"/>
    <w:multiLevelType w:val="hybridMultilevel"/>
    <w:tmpl w:val="3CB2C40A"/>
    <w:lvl w:ilvl="0" w:tplc="1A7E9EEC">
      <w:numFmt w:val="bullet"/>
      <w:lvlText w:val="-"/>
      <w:lvlJc w:val="left"/>
      <w:pPr>
        <w:ind w:left="1002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</w:abstractNum>
  <w:abstractNum w:abstractNumId="3">
    <w:nsid w:val="2AAE013B"/>
    <w:multiLevelType w:val="hybridMultilevel"/>
    <w:tmpl w:val="0C6E1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8A3AAF"/>
    <w:multiLevelType w:val="hybridMultilevel"/>
    <w:tmpl w:val="95B011EC"/>
    <w:lvl w:ilvl="0" w:tplc="FCD4DE2A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3661A8A"/>
    <w:multiLevelType w:val="hybridMultilevel"/>
    <w:tmpl w:val="1D1E8D5C"/>
    <w:lvl w:ilvl="0" w:tplc="2AD23282">
      <w:numFmt w:val="bullet"/>
      <w:lvlText w:val="-"/>
      <w:lvlJc w:val="left"/>
      <w:pPr>
        <w:ind w:left="100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</w:abstractNum>
  <w:abstractNum w:abstractNumId="6">
    <w:nsid w:val="37171A05"/>
    <w:multiLevelType w:val="hybridMultilevel"/>
    <w:tmpl w:val="FA4825DE"/>
    <w:lvl w:ilvl="0" w:tplc="FF1A38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392C151E"/>
    <w:multiLevelType w:val="hybridMultilevel"/>
    <w:tmpl w:val="E5686A68"/>
    <w:lvl w:ilvl="0" w:tplc="A086CCA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331513"/>
    <w:multiLevelType w:val="hybridMultilevel"/>
    <w:tmpl w:val="73BEA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E305350"/>
    <w:multiLevelType w:val="hybridMultilevel"/>
    <w:tmpl w:val="2760FAC6"/>
    <w:lvl w:ilvl="0" w:tplc="BD5047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6CA30B14"/>
    <w:multiLevelType w:val="multilevel"/>
    <w:tmpl w:val="3EB8A52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6CCF1906"/>
    <w:multiLevelType w:val="hybridMultilevel"/>
    <w:tmpl w:val="0DC806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F46023E"/>
    <w:multiLevelType w:val="hybridMultilevel"/>
    <w:tmpl w:val="7402DB1C"/>
    <w:lvl w:ilvl="0" w:tplc="1F5EBEF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8"/>
  </w:num>
  <w:num w:numId="2">
    <w:abstractNumId w:val="11"/>
  </w:num>
  <w:num w:numId="3">
    <w:abstractNumId w:val="2"/>
  </w:num>
  <w:num w:numId="4">
    <w:abstractNumId w:val="3"/>
  </w:num>
  <w:num w:numId="5">
    <w:abstractNumId w:val="10"/>
  </w:num>
  <w:num w:numId="6">
    <w:abstractNumId w:val="7"/>
  </w:num>
  <w:num w:numId="7">
    <w:abstractNumId w:val="4"/>
  </w:num>
  <w:num w:numId="8">
    <w:abstractNumId w:val="5"/>
  </w:num>
  <w:num w:numId="9">
    <w:abstractNumId w:val="0"/>
  </w:num>
  <w:num w:numId="10">
    <w:abstractNumId w:val="12"/>
  </w:num>
  <w:num w:numId="11">
    <w:abstractNumId w:val="1"/>
  </w:num>
  <w:num w:numId="12">
    <w:abstractNumId w:val="6"/>
  </w:num>
  <w:num w:numId="13">
    <w:abstractNumId w:val="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Пользователь Windows">
    <w15:presenceInfo w15:providerId="None" w15:userId="Пользователь Window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4F4"/>
    <w:rsid w:val="00006FCB"/>
    <w:rsid w:val="00072B8C"/>
    <w:rsid w:val="000744C2"/>
    <w:rsid w:val="0008030A"/>
    <w:rsid w:val="00081EC2"/>
    <w:rsid w:val="000A1044"/>
    <w:rsid w:val="000B0ACC"/>
    <w:rsid w:val="000D1C73"/>
    <w:rsid w:val="000D4850"/>
    <w:rsid w:val="000E39BD"/>
    <w:rsid w:val="000F3BF5"/>
    <w:rsid w:val="001300A2"/>
    <w:rsid w:val="00130812"/>
    <w:rsid w:val="00150A5C"/>
    <w:rsid w:val="00170320"/>
    <w:rsid w:val="00180A54"/>
    <w:rsid w:val="001B79D1"/>
    <w:rsid w:val="001D5E4E"/>
    <w:rsid w:val="001F02A7"/>
    <w:rsid w:val="001F6D80"/>
    <w:rsid w:val="0021099F"/>
    <w:rsid w:val="00215E18"/>
    <w:rsid w:val="0022177D"/>
    <w:rsid w:val="00234BA2"/>
    <w:rsid w:val="00236D89"/>
    <w:rsid w:val="0024312F"/>
    <w:rsid w:val="00257F85"/>
    <w:rsid w:val="00276755"/>
    <w:rsid w:val="00285A83"/>
    <w:rsid w:val="00286752"/>
    <w:rsid w:val="00296192"/>
    <w:rsid w:val="00296568"/>
    <w:rsid w:val="002B6903"/>
    <w:rsid w:val="002C06C8"/>
    <w:rsid w:val="002C1405"/>
    <w:rsid w:val="002D2F91"/>
    <w:rsid w:val="002D36D0"/>
    <w:rsid w:val="002E5F3C"/>
    <w:rsid w:val="002E6477"/>
    <w:rsid w:val="002F5CB5"/>
    <w:rsid w:val="00302725"/>
    <w:rsid w:val="00305B99"/>
    <w:rsid w:val="00315C3E"/>
    <w:rsid w:val="00334AA0"/>
    <w:rsid w:val="00334CD0"/>
    <w:rsid w:val="00340469"/>
    <w:rsid w:val="003542F5"/>
    <w:rsid w:val="00367913"/>
    <w:rsid w:val="00377C8A"/>
    <w:rsid w:val="0038326B"/>
    <w:rsid w:val="003A3383"/>
    <w:rsid w:val="003B21DB"/>
    <w:rsid w:val="003E3790"/>
    <w:rsid w:val="003F213B"/>
    <w:rsid w:val="00401375"/>
    <w:rsid w:val="00402709"/>
    <w:rsid w:val="00435212"/>
    <w:rsid w:val="0045114D"/>
    <w:rsid w:val="004564E4"/>
    <w:rsid w:val="0047657C"/>
    <w:rsid w:val="0048019B"/>
    <w:rsid w:val="004821D9"/>
    <w:rsid w:val="004C3BBC"/>
    <w:rsid w:val="004D1BDD"/>
    <w:rsid w:val="004D25C2"/>
    <w:rsid w:val="004F4E0F"/>
    <w:rsid w:val="00511976"/>
    <w:rsid w:val="0052033E"/>
    <w:rsid w:val="00536F67"/>
    <w:rsid w:val="00537657"/>
    <w:rsid w:val="005459E8"/>
    <w:rsid w:val="005465F7"/>
    <w:rsid w:val="005A3E3A"/>
    <w:rsid w:val="005B68B9"/>
    <w:rsid w:val="005C3890"/>
    <w:rsid w:val="005C5B7B"/>
    <w:rsid w:val="005D5630"/>
    <w:rsid w:val="005F0EFD"/>
    <w:rsid w:val="005F197F"/>
    <w:rsid w:val="005F68ED"/>
    <w:rsid w:val="0061124E"/>
    <w:rsid w:val="00611447"/>
    <w:rsid w:val="00631AED"/>
    <w:rsid w:val="006664E0"/>
    <w:rsid w:val="00680FE2"/>
    <w:rsid w:val="00687D33"/>
    <w:rsid w:val="006B6F1B"/>
    <w:rsid w:val="006C1978"/>
    <w:rsid w:val="006D7031"/>
    <w:rsid w:val="006E354A"/>
    <w:rsid w:val="006F10AA"/>
    <w:rsid w:val="006F60FC"/>
    <w:rsid w:val="00702976"/>
    <w:rsid w:val="00716398"/>
    <w:rsid w:val="00730469"/>
    <w:rsid w:val="00731C6A"/>
    <w:rsid w:val="00747772"/>
    <w:rsid w:val="00762179"/>
    <w:rsid w:val="00771DC7"/>
    <w:rsid w:val="00797CF6"/>
    <w:rsid w:val="007A22D7"/>
    <w:rsid w:val="007B5847"/>
    <w:rsid w:val="00800C2C"/>
    <w:rsid w:val="00812C19"/>
    <w:rsid w:val="00816A2D"/>
    <w:rsid w:val="00816C64"/>
    <w:rsid w:val="00821DE1"/>
    <w:rsid w:val="00834067"/>
    <w:rsid w:val="00844C5E"/>
    <w:rsid w:val="008452F9"/>
    <w:rsid w:val="00861831"/>
    <w:rsid w:val="00863DD3"/>
    <w:rsid w:val="0086732A"/>
    <w:rsid w:val="00870081"/>
    <w:rsid w:val="008941DC"/>
    <w:rsid w:val="008A2045"/>
    <w:rsid w:val="008B621C"/>
    <w:rsid w:val="008D4E7B"/>
    <w:rsid w:val="008E2897"/>
    <w:rsid w:val="008E296A"/>
    <w:rsid w:val="008F22F6"/>
    <w:rsid w:val="0090521C"/>
    <w:rsid w:val="00941816"/>
    <w:rsid w:val="00943F8A"/>
    <w:rsid w:val="0094702A"/>
    <w:rsid w:val="009510B7"/>
    <w:rsid w:val="009513A1"/>
    <w:rsid w:val="0095760B"/>
    <w:rsid w:val="009C0D9C"/>
    <w:rsid w:val="009D3285"/>
    <w:rsid w:val="009D53C2"/>
    <w:rsid w:val="00A00DB1"/>
    <w:rsid w:val="00A04D44"/>
    <w:rsid w:val="00A2364F"/>
    <w:rsid w:val="00A2727C"/>
    <w:rsid w:val="00A317A2"/>
    <w:rsid w:val="00A3281C"/>
    <w:rsid w:val="00A544F4"/>
    <w:rsid w:val="00A819BA"/>
    <w:rsid w:val="00A831B1"/>
    <w:rsid w:val="00A87F69"/>
    <w:rsid w:val="00A948EF"/>
    <w:rsid w:val="00AA193A"/>
    <w:rsid w:val="00AA1B3C"/>
    <w:rsid w:val="00AA52F3"/>
    <w:rsid w:val="00AC45D1"/>
    <w:rsid w:val="00AD5BC7"/>
    <w:rsid w:val="00AE3A14"/>
    <w:rsid w:val="00AE4733"/>
    <w:rsid w:val="00B053D9"/>
    <w:rsid w:val="00B13054"/>
    <w:rsid w:val="00B243DA"/>
    <w:rsid w:val="00B25633"/>
    <w:rsid w:val="00B65EFF"/>
    <w:rsid w:val="00B6766B"/>
    <w:rsid w:val="00B969A3"/>
    <w:rsid w:val="00BA4DDA"/>
    <w:rsid w:val="00BA5369"/>
    <w:rsid w:val="00BD5EA2"/>
    <w:rsid w:val="00BD5FC8"/>
    <w:rsid w:val="00BD7871"/>
    <w:rsid w:val="00BE095A"/>
    <w:rsid w:val="00BF26E4"/>
    <w:rsid w:val="00BF4F94"/>
    <w:rsid w:val="00C02C14"/>
    <w:rsid w:val="00C22AB5"/>
    <w:rsid w:val="00C23143"/>
    <w:rsid w:val="00C40A32"/>
    <w:rsid w:val="00C63848"/>
    <w:rsid w:val="00C6387F"/>
    <w:rsid w:val="00C67035"/>
    <w:rsid w:val="00C73C9A"/>
    <w:rsid w:val="00C867A6"/>
    <w:rsid w:val="00C873D7"/>
    <w:rsid w:val="00C91349"/>
    <w:rsid w:val="00C94297"/>
    <w:rsid w:val="00CA249B"/>
    <w:rsid w:val="00CC0653"/>
    <w:rsid w:val="00D00C46"/>
    <w:rsid w:val="00D028CB"/>
    <w:rsid w:val="00D11CBE"/>
    <w:rsid w:val="00D129AF"/>
    <w:rsid w:val="00D16F5B"/>
    <w:rsid w:val="00D42756"/>
    <w:rsid w:val="00D45D4E"/>
    <w:rsid w:val="00D505C4"/>
    <w:rsid w:val="00D62090"/>
    <w:rsid w:val="00D67B8A"/>
    <w:rsid w:val="00D87A26"/>
    <w:rsid w:val="00D97FEB"/>
    <w:rsid w:val="00DA5ED1"/>
    <w:rsid w:val="00DB2B19"/>
    <w:rsid w:val="00DC44E1"/>
    <w:rsid w:val="00DC66E7"/>
    <w:rsid w:val="00DC7A63"/>
    <w:rsid w:val="00DD137E"/>
    <w:rsid w:val="00DD6879"/>
    <w:rsid w:val="00DE4CAD"/>
    <w:rsid w:val="00DE5467"/>
    <w:rsid w:val="00DE5920"/>
    <w:rsid w:val="00DE7CEB"/>
    <w:rsid w:val="00E117D7"/>
    <w:rsid w:val="00E50AD1"/>
    <w:rsid w:val="00E51408"/>
    <w:rsid w:val="00E5380B"/>
    <w:rsid w:val="00E54A52"/>
    <w:rsid w:val="00E638FD"/>
    <w:rsid w:val="00E72FDC"/>
    <w:rsid w:val="00E808FE"/>
    <w:rsid w:val="00E9494B"/>
    <w:rsid w:val="00EA3F3E"/>
    <w:rsid w:val="00EA7BBF"/>
    <w:rsid w:val="00EB2B05"/>
    <w:rsid w:val="00ED0459"/>
    <w:rsid w:val="00ED563D"/>
    <w:rsid w:val="00EE164A"/>
    <w:rsid w:val="00EF2A9B"/>
    <w:rsid w:val="00EF75BE"/>
    <w:rsid w:val="00F056A6"/>
    <w:rsid w:val="00F11ACC"/>
    <w:rsid w:val="00F13C49"/>
    <w:rsid w:val="00F326D2"/>
    <w:rsid w:val="00F35ABA"/>
    <w:rsid w:val="00F5346A"/>
    <w:rsid w:val="00F62634"/>
    <w:rsid w:val="00F7088F"/>
    <w:rsid w:val="00FC4898"/>
    <w:rsid w:val="00FD45AE"/>
    <w:rsid w:val="00FD544B"/>
    <w:rsid w:val="00FE7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5FA52E4-9159-4343-A8F0-099FA2991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21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4F4"/>
    <w:pPr>
      <w:ind w:left="720"/>
      <w:contextualSpacing/>
    </w:pPr>
  </w:style>
  <w:style w:type="table" w:styleId="TableGrid">
    <w:name w:val="Table Grid"/>
    <w:basedOn w:val="TableNormal"/>
    <w:uiPriority w:val="39"/>
    <w:rsid w:val="006F10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867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6752"/>
  </w:style>
  <w:style w:type="paragraph" w:styleId="Footer">
    <w:name w:val="footer"/>
    <w:basedOn w:val="Normal"/>
    <w:link w:val="FooterChar"/>
    <w:uiPriority w:val="99"/>
    <w:unhideWhenUsed/>
    <w:rsid w:val="002867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6752"/>
  </w:style>
  <w:style w:type="paragraph" w:styleId="BalloonText">
    <w:name w:val="Balloon Text"/>
    <w:basedOn w:val="Normal"/>
    <w:link w:val="BalloonTextChar"/>
    <w:uiPriority w:val="99"/>
    <w:semiHidden/>
    <w:unhideWhenUsed/>
    <w:rsid w:val="00DE7C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CEB"/>
    <w:rPr>
      <w:rFonts w:ascii="Segoe UI" w:hAnsi="Segoe UI" w:cs="Segoe UI"/>
      <w:sz w:val="18"/>
      <w:szCs w:val="18"/>
    </w:rPr>
  </w:style>
  <w:style w:type="paragraph" w:customStyle="1" w:styleId="Style20">
    <w:name w:val="Style20"/>
    <w:basedOn w:val="Normal"/>
    <w:rsid w:val="00334CD0"/>
    <w:pPr>
      <w:widowControl w:val="0"/>
      <w:autoSpaceDE w:val="0"/>
      <w:autoSpaceDN w:val="0"/>
      <w:adjustRightInd w:val="0"/>
      <w:spacing w:after="0" w:line="485" w:lineRule="exac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TDisplayEquation">
    <w:name w:val="MTDisplayEquation"/>
    <w:basedOn w:val="Normal"/>
    <w:next w:val="Normal"/>
    <w:link w:val="MTDisplayEquationChar"/>
    <w:rsid w:val="0008030A"/>
    <w:pPr>
      <w:tabs>
        <w:tab w:val="center" w:pos="4680"/>
        <w:tab w:val="right" w:pos="9360"/>
      </w:tabs>
      <w:ind w:firstLine="708"/>
      <w:jc w:val="both"/>
    </w:pPr>
    <w:rPr>
      <w:lang w:val="uk-UA"/>
    </w:rPr>
  </w:style>
  <w:style w:type="character" w:customStyle="1" w:styleId="MTDisplayEquationChar">
    <w:name w:val="MTDisplayEquation Char"/>
    <w:basedOn w:val="DefaultParagraphFont"/>
    <w:link w:val="MTDisplayEquation"/>
    <w:rsid w:val="0008030A"/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99" Type="http://schemas.openxmlformats.org/officeDocument/2006/relationships/image" Target="media/image152.e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5.bin"/><Relationship Id="rId324" Type="http://schemas.openxmlformats.org/officeDocument/2006/relationships/image" Target="media/image169.emf"/><Relationship Id="rId366" Type="http://schemas.openxmlformats.org/officeDocument/2006/relationships/oleObject" Target="embeddings/oleObject167.bin"/><Relationship Id="rId170" Type="http://schemas.openxmlformats.org/officeDocument/2006/relationships/image" Target="media/image83.wmf"/><Relationship Id="rId226" Type="http://schemas.openxmlformats.org/officeDocument/2006/relationships/image" Target="media/image110.wmf"/><Relationship Id="rId268" Type="http://schemas.openxmlformats.org/officeDocument/2006/relationships/image" Target="media/image136.wmf"/><Relationship Id="rId32" Type="http://schemas.openxmlformats.org/officeDocument/2006/relationships/image" Target="media/image13.wmf"/><Relationship Id="rId74" Type="http://schemas.openxmlformats.org/officeDocument/2006/relationships/image" Target="media/image34.wmf"/><Relationship Id="rId128" Type="http://schemas.openxmlformats.org/officeDocument/2006/relationships/image" Target="media/image63.wmf"/><Relationship Id="rId335" Type="http://schemas.openxmlformats.org/officeDocument/2006/relationships/image" Target="media/image176.e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6.bin"/><Relationship Id="rId237" Type="http://schemas.openxmlformats.org/officeDocument/2006/relationships/image" Target="media/image118.emf"/><Relationship Id="rId279" Type="http://schemas.openxmlformats.org/officeDocument/2006/relationships/oleObject" Target="embeddings/oleObject130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4.bin"/><Relationship Id="rId290" Type="http://schemas.openxmlformats.org/officeDocument/2006/relationships/header" Target="header2.xml"/><Relationship Id="rId304" Type="http://schemas.openxmlformats.org/officeDocument/2006/relationships/image" Target="media/image155.emf"/><Relationship Id="rId346" Type="http://schemas.openxmlformats.org/officeDocument/2006/relationships/image" Target="media/image183.emf"/><Relationship Id="rId85" Type="http://schemas.openxmlformats.org/officeDocument/2006/relationships/oleObject" Target="embeddings/oleObject39.bin"/><Relationship Id="rId150" Type="http://schemas.openxmlformats.org/officeDocument/2006/relationships/image" Target="media/image73.wmf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248" Type="http://schemas.openxmlformats.org/officeDocument/2006/relationships/image" Target="media/image125.wmf"/><Relationship Id="rId12" Type="http://schemas.openxmlformats.org/officeDocument/2006/relationships/image" Target="media/image3.wmf"/><Relationship Id="rId108" Type="http://schemas.openxmlformats.org/officeDocument/2006/relationships/image" Target="media/image52.wmf"/><Relationship Id="rId315" Type="http://schemas.openxmlformats.org/officeDocument/2006/relationships/image" Target="media/image163.wmf"/><Relationship Id="rId357" Type="http://schemas.openxmlformats.org/officeDocument/2006/relationships/header" Target="header3.xml"/><Relationship Id="rId54" Type="http://schemas.openxmlformats.org/officeDocument/2006/relationships/image" Target="media/image24.wmf"/><Relationship Id="rId96" Type="http://schemas.openxmlformats.org/officeDocument/2006/relationships/image" Target="media/image45.emf"/><Relationship Id="rId161" Type="http://schemas.openxmlformats.org/officeDocument/2006/relationships/oleObject" Target="embeddings/oleObject76.bin"/><Relationship Id="rId217" Type="http://schemas.openxmlformats.org/officeDocument/2006/relationships/oleObject" Target="embeddings/oleObject105.bin"/><Relationship Id="rId259" Type="http://schemas.openxmlformats.org/officeDocument/2006/relationships/oleObject" Target="embeddings/oleObject120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4.bin"/><Relationship Id="rId270" Type="http://schemas.openxmlformats.org/officeDocument/2006/relationships/image" Target="media/image137.wmf"/><Relationship Id="rId326" Type="http://schemas.openxmlformats.org/officeDocument/2006/relationships/image" Target="media/image171.wmf"/><Relationship Id="rId65" Type="http://schemas.openxmlformats.org/officeDocument/2006/relationships/oleObject" Target="embeddings/oleObject29.bin"/><Relationship Id="rId130" Type="http://schemas.openxmlformats.org/officeDocument/2006/relationships/image" Target="media/image64.wmf"/><Relationship Id="rId368" Type="http://schemas.openxmlformats.org/officeDocument/2006/relationships/oleObject" Target="embeddings/oleObject168.bin"/><Relationship Id="rId172" Type="http://schemas.openxmlformats.org/officeDocument/2006/relationships/image" Target="media/image84.emf"/><Relationship Id="rId228" Type="http://schemas.openxmlformats.org/officeDocument/2006/relationships/image" Target="media/image111.emf"/><Relationship Id="rId281" Type="http://schemas.openxmlformats.org/officeDocument/2006/relationships/oleObject" Target="embeddings/oleObject131.bin"/><Relationship Id="rId337" Type="http://schemas.openxmlformats.org/officeDocument/2006/relationships/image" Target="media/image178.emf"/><Relationship Id="rId34" Type="http://schemas.openxmlformats.org/officeDocument/2006/relationships/image" Target="media/image14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5.bin"/><Relationship Id="rId7" Type="http://schemas.openxmlformats.org/officeDocument/2006/relationships/endnotes" Target="endnotes.xml"/><Relationship Id="rId183" Type="http://schemas.openxmlformats.org/officeDocument/2006/relationships/image" Target="media/image89.wmf"/><Relationship Id="rId239" Type="http://schemas.openxmlformats.org/officeDocument/2006/relationships/oleObject" Target="embeddings/oleObject113.bin"/><Relationship Id="rId250" Type="http://schemas.openxmlformats.org/officeDocument/2006/relationships/image" Target="media/image126.emf"/><Relationship Id="rId292" Type="http://schemas.openxmlformats.org/officeDocument/2006/relationships/oleObject" Target="embeddings/oleObject136.bin"/><Relationship Id="rId306" Type="http://schemas.openxmlformats.org/officeDocument/2006/relationships/image" Target="media/image157.emf"/><Relationship Id="rId45" Type="http://schemas.openxmlformats.org/officeDocument/2006/relationships/oleObject" Target="embeddings/oleObject19.bin"/><Relationship Id="rId87" Type="http://schemas.openxmlformats.org/officeDocument/2006/relationships/oleObject" Target="embeddings/oleObject40.bin"/><Relationship Id="rId110" Type="http://schemas.openxmlformats.org/officeDocument/2006/relationships/image" Target="media/image53.emf"/><Relationship Id="rId348" Type="http://schemas.openxmlformats.org/officeDocument/2006/relationships/image" Target="media/image185.emf"/><Relationship Id="rId152" Type="http://schemas.openxmlformats.org/officeDocument/2006/relationships/image" Target="media/image74.emf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261" Type="http://schemas.openxmlformats.org/officeDocument/2006/relationships/oleObject" Target="embeddings/oleObject121.bin"/><Relationship Id="rId14" Type="http://schemas.openxmlformats.org/officeDocument/2006/relationships/image" Target="media/image4.wmf"/><Relationship Id="rId56" Type="http://schemas.openxmlformats.org/officeDocument/2006/relationships/image" Target="media/image25.wmf"/><Relationship Id="rId317" Type="http://schemas.openxmlformats.org/officeDocument/2006/relationships/image" Target="media/image164.emf"/><Relationship Id="rId359" Type="http://schemas.openxmlformats.org/officeDocument/2006/relationships/oleObject" Target="embeddings/oleObject160.bin"/><Relationship Id="rId98" Type="http://schemas.openxmlformats.org/officeDocument/2006/relationships/image" Target="media/image47.wmf"/><Relationship Id="rId121" Type="http://schemas.openxmlformats.org/officeDocument/2006/relationships/oleObject" Target="embeddings/oleObject55.bin"/><Relationship Id="rId163" Type="http://schemas.openxmlformats.org/officeDocument/2006/relationships/oleObject" Target="embeddings/oleObject77.bin"/><Relationship Id="rId219" Type="http://schemas.openxmlformats.org/officeDocument/2006/relationships/oleObject" Target="embeddings/oleObject106.bin"/><Relationship Id="rId370" Type="http://schemas.microsoft.com/office/2011/relationships/people" Target="people.xml"/><Relationship Id="rId230" Type="http://schemas.openxmlformats.org/officeDocument/2006/relationships/image" Target="media/image113.emf"/><Relationship Id="rId25" Type="http://schemas.openxmlformats.org/officeDocument/2006/relationships/oleObject" Target="embeddings/oleObject9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38.wmf"/><Relationship Id="rId328" Type="http://schemas.openxmlformats.org/officeDocument/2006/relationships/oleObject" Target="embeddings/oleObject148.bin"/><Relationship Id="rId132" Type="http://schemas.openxmlformats.org/officeDocument/2006/relationships/image" Target="media/image65.emf"/><Relationship Id="rId174" Type="http://schemas.openxmlformats.org/officeDocument/2006/relationships/image" Target="media/image85.wmf"/><Relationship Id="rId241" Type="http://schemas.openxmlformats.org/officeDocument/2006/relationships/image" Target="media/image120.wmf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262" Type="http://schemas.openxmlformats.org/officeDocument/2006/relationships/image" Target="media/image133.emf"/><Relationship Id="rId283" Type="http://schemas.openxmlformats.org/officeDocument/2006/relationships/oleObject" Target="embeddings/oleObject132.bin"/><Relationship Id="rId318" Type="http://schemas.openxmlformats.org/officeDocument/2006/relationships/image" Target="media/image165.emf"/><Relationship Id="rId339" Type="http://schemas.openxmlformats.org/officeDocument/2006/relationships/image" Target="media/image179.wmf"/><Relationship Id="rId78" Type="http://schemas.openxmlformats.org/officeDocument/2006/relationships/image" Target="media/image36.wmf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image" Target="media/image60.wmf"/><Relationship Id="rId143" Type="http://schemas.openxmlformats.org/officeDocument/2006/relationships/oleObject" Target="embeddings/oleObject67.bin"/><Relationship Id="rId164" Type="http://schemas.openxmlformats.org/officeDocument/2006/relationships/image" Target="media/image80.wmf"/><Relationship Id="rId185" Type="http://schemas.openxmlformats.org/officeDocument/2006/relationships/image" Target="media/image90.wmf"/><Relationship Id="rId350" Type="http://schemas.openxmlformats.org/officeDocument/2006/relationships/oleObject" Target="embeddings/oleObject156.bin"/><Relationship Id="rId371" Type="http://schemas.openxmlformats.org/officeDocument/2006/relationships/theme" Target="theme/theme1.xml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26" Type="http://schemas.openxmlformats.org/officeDocument/2006/relationships/image" Target="media/image10.wmf"/><Relationship Id="rId231" Type="http://schemas.openxmlformats.org/officeDocument/2006/relationships/image" Target="media/image114.wmf"/><Relationship Id="rId252" Type="http://schemas.openxmlformats.org/officeDocument/2006/relationships/image" Target="media/image128.emf"/><Relationship Id="rId273" Type="http://schemas.openxmlformats.org/officeDocument/2006/relationships/oleObject" Target="embeddings/oleObject127.bin"/><Relationship Id="rId294" Type="http://schemas.openxmlformats.org/officeDocument/2006/relationships/oleObject" Target="embeddings/oleObject137.bin"/><Relationship Id="rId308" Type="http://schemas.openxmlformats.org/officeDocument/2006/relationships/image" Target="media/image158.wmf"/><Relationship Id="rId329" Type="http://schemas.openxmlformats.org/officeDocument/2006/relationships/image" Target="media/image172.emf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5.wmf"/><Relationship Id="rId133" Type="http://schemas.openxmlformats.org/officeDocument/2006/relationships/oleObject" Target="embeddings/oleObject61.bin"/><Relationship Id="rId154" Type="http://schemas.openxmlformats.org/officeDocument/2006/relationships/image" Target="media/image75.emf"/><Relationship Id="rId175" Type="http://schemas.openxmlformats.org/officeDocument/2006/relationships/oleObject" Target="embeddings/oleObject83.bin"/><Relationship Id="rId340" Type="http://schemas.openxmlformats.org/officeDocument/2006/relationships/oleObject" Target="embeddings/oleObject152.bin"/><Relationship Id="rId361" Type="http://schemas.openxmlformats.org/officeDocument/2006/relationships/oleObject" Target="embeddings/oleObject162.bin"/><Relationship Id="rId196" Type="http://schemas.openxmlformats.org/officeDocument/2006/relationships/oleObject" Target="embeddings/oleObject94.bin"/><Relationship Id="rId200" Type="http://schemas.openxmlformats.org/officeDocument/2006/relationships/oleObject" Target="embeddings/oleObject96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242" Type="http://schemas.openxmlformats.org/officeDocument/2006/relationships/oleObject" Target="embeddings/oleObject115.bin"/><Relationship Id="rId263" Type="http://schemas.openxmlformats.org/officeDocument/2006/relationships/oleObject" Target="embeddings/oleObject122.bin"/><Relationship Id="rId284" Type="http://schemas.openxmlformats.org/officeDocument/2006/relationships/image" Target="media/image144.wmf"/><Relationship Id="rId319" Type="http://schemas.openxmlformats.org/officeDocument/2006/relationships/image" Target="media/image166.emf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6.bin"/><Relationship Id="rId144" Type="http://schemas.openxmlformats.org/officeDocument/2006/relationships/image" Target="media/image70.wmf"/><Relationship Id="rId330" Type="http://schemas.openxmlformats.org/officeDocument/2006/relationships/image" Target="media/image173.emf"/><Relationship Id="rId90" Type="http://schemas.openxmlformats.org/officeDocument/2006/relationships/image" Target="media/image42.wmf"/><Relationship Id="rId165" Type="http://schemas.openxmlformats.org/officeDocument/2006/relationships/oleObject" Target="embeddings/oleObject78.bin"/><Relationship Id="rId186" Type="http://schemas.openxmlformats.org/officeDocument/2006/relationships/oleObject" Target="embeddings/oleObject89.bin"/><Relationship Id="rId351" Type="http://schemas.openxmlformats.org/officeDocument/2006/relationships/image" Target="media/image186.emf"/><Relationship Id="rId211" Type="http://schemas.openxmlformats.org/officeDocument/2006/relationships/oleObject" Target="embeddings/oleObject102.bin"/><Relationship Id="rId232" Type="http://schemas.openxmlformats.org/officeDocument/2006/relationships/oleObject" Target="embeddings/oleObject111.bin"/><Relationship Id="rId253" Type="http://schemas.openxmlformats.org/officeDocument/2006/relationships/oleObject" Target="embeddings/oleObject118.bin"/><Relationship Id="rId274" Type="http://schemas.openxmlformats.org/officeDocument/2006/relationships/image" Target="media/image139.wmf"/><Relationship Id="rId295" Type="http://schemas.openxmlformats.org/officeDocument/2006/relationships/image" Target="media/image149.wmf"/><Relationship Id="rId309" Type="http://schemas.openxmlformats.org/officeDocument/2006/relationships/oleObject" Target="embeddings/oleObject142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1.e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1.bin"/><Relationship Id="rId134" Type="http://schemas.openxmlformats.org/officeDocument/2006/relationships/image" Target="media/image66.wmf"/><Relationship Id="rId320" Type="http://schemas.openxmlformats.org/officeDocument/2006/relationships/oleObject" Target="embeddings/oleObject145.bin"/><Relationship Id="rId80" Type="http://schemas.openxmlformats.org/officeDocument/2006/relationships/image" Target="media/image37.wmf"/><Relationship Id="rId155" Type="http://schemas.openxmlformats.org/officeDocument/2006/relationships/oleObject" Target="embeddings/oleObject73.bin"/><Relationship Id="rId176" Type="http://schemas.openxmlformats.org/officeDocument/2006/relationships/image" Target="media/image86.wmf"/><Relationship Id="rId197" Type="http://schemas.openxmlformats.org/officeDocument/2006/relationships/image" Target="media/image96.wmf"/><Relationship Id="rId341" Type="http://schemas.openxmlformats.org/officeDocument/2006/relationships/image" Target="media/image180.emf"/><Relationship Id="rId362" Type="http://schemas.openxmlformats.org/officeDocument/2006/relationships/oleObject" Target="embeddings/oleObject163.bin"/><Relationship Id="rId201" Type="http://schemas.openxmlformats.org/officeDocument/2006/relationships/image" Target="media/image98.wmf"/><Relationship Id="rId222" Type="http://schemas.openxmlformats.org/officeDocument/2006/relationships/image" Target="media/image108.wmf"/><Relationship Id="rId243" Type="http://schemas.openxmlformats.org/officeDocument/2006/relationships/image" Target="media/image121.emf"/><Relationship Id="rId264" Type="http://schemas.openxmlformats.org/officeDocument/2006/relationships/image" Target="media/image134.wmf"/><Relationship Id="rId285" Type="http://schemas.openxmlformats.org/officeDocument/2006/relationships/oleObject" Target="embeddings/oleObject133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7.bin"/><Relationship Id="rId124" Type="http://schemas.openxmlformats.org/officeDocument/2006/relationships/image" Target="media/image61.wmf"/><Relationship Id="rId310" Type="http://schemas.openxmlformats.org/officeDocument/2006/relationships/image" Target="media/image159.emf"/><Relationship Id="rId70" Type="http://schemas.openxmlformats.org/officeDocument/2006/relationships/image" Target="media/image32.e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8.bin"/><Relationship Id="rId166" Type="http://schemas.openxmlformats.org/officeDocument/2006/relationships/image" Target="media/image81.wmf"/><Relationship Id="rId187" Type="http://schemas.openxmlformats.org/officeDocument/2006/relationships/image" Target="media/image91.wmf"/><Relationship Id="rId331" Type="http://schemas.openxmlformats.org/officeDocument/2006/relationships/image" Target="media/image174.emf"/><Relationship Id="rId352" Type="http://schemas.openxmlformats.org/officeDocument/2006/relationships/image" Target="media/image187.emf"/><Relationship Id="rId1" Type="http://schemas.openxmlformats.org/officeDocument/2006/relationships/customXml" Target="../customXml/item1.xml"/><Relationship Id="rId212" Type="http://schemas.openxmlformats.org/officeDocument/2006/relationships/image" Target="media/image103.wmf"/><Relationship Id="rId233" Type="http://schemas.openxmlformats.org/officeDocument/2006/relationships/image" Target="media/image115.wmf"/><Relationship Id="rId254" Type="http://schemas.openxmlformats.org/officeDocument/2006/relationships/oleObject" Target="embeddings/oleObject119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6.emf"/><Relationship Id="rId275" Type="http://schemas.openxmlformats.org/officeDocument/2006/relationships/oleObject" Target="embeddings/oleObject128.bin"/><Relationship Id="rId296" Type="http://schemas.openxmlformats.org/officeDocument/2006/relationships/oleObject" Target="embeddings/oleObject138.bin"/><Relationship Id="rId300" Type="http://schemas.openxmlformats.org/officeDocument/2006/relationships/image" Target="media/image153.wmf"/><Relationship Id="rId60" Type="http://schemas.openxmlformats.org/officeDocument/2006/relationships/image" Target="media/image27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2.bin"/><Relationship Id="rId156" Type="http://schemas.openxmlformats.org/officeDocument/2006/relationships/image" Target="media/image76.wmf"/><Relationship Id="rId177" Type="http://schemas.openxmlformats.org/officeDocument/2006/relationships/oleObject" Target="embeddings/oleObject84.bin"/><Relationship Id="rId198" Type="http://schemas.openxmlformats.org/officeDocument/2006/relationships/oleObject" Target="embeddings/oleObject95.bin"/><Relationship Id="rId321" Type="http://schemas.openxmlformats.org/officeDocument/2006/relationships/image" Target="media/image167.wmf"/><Relationship Id="rId342" Type="http://schemas.openxmlformats.org/officeDocument/2006/relationships/image" Target="media/image181.emf"/><Relationship Id="rId363" Type="http://schemas.openxmlformats.org/officeDocument/2006/relationships/oleObject" Target="embeddings/oleObject164.bin"/><Relationship Id="rId202" Type="http://schemas.openxmlformats.org/officeDocument/2006/relationships/oleObject" Target="embeddings/oleObject97.bin"/><Relationship Id="rId223" Type="http://schemas.openxmlformats.org/officeDocument/2006/relationships/oleObject" Target="embeddings/oleObject108.bin"/><Relationship Id="rId244" Type="http://schemas.openxmlformats.org/officeDocument/2006/relationships/image" Target="media/image122.emf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23.bin"/><Relationship Id="rId286" Type="http://schemas.openxmlformats.org/officeDocument/2006/relationships/image" Target="media/image145.wmf"/><Relationship Id="rId50" Type="http://schemas.openxmlformats.org/officeDocument/2006/relationships/image" Target="media/image22.wmf"/><Relationship Id="rId104" Type="http://schemas.openxmlformats.org/officeDocument/2006/relationships/image" Target="media/image50.wmf"/><Relationship Id="rId125" Type="http://schemas.openxmlformats.org/officeDocument/2006/relationships/oleObject" Target="embeddings/oleObject57.bin"/><Relationship Id="rId146" Type="http://schemas.openxmlformats.org/officeDocument/2006/relationships/image" Target="media/image71.wmf"/><Relationship Id="rId167" Type="http://schemas.openxmlformats.org/officeDocument/2006/relationships/oleObject" Target="embeddings/oleObject79.bin"/><Relationship Id="rId188" Type="http://schemas.openxmlformats.org/officeDocument/2006/relationships/oleObject" Target="embeddings/oleObject90.bin"/><Relationship Id="rId311" Type="http://schemas.openxmlformats.org/officeDocument/2006/relationships/image" Target="media/image160.emf"/><Relationship Id="rId332" Type="http://schemas.openxmlformats.org/officeDocument/2006/relationships/oleObject" Target="embeddings/oleObject149.bin"/><Relationship Id="rId353" Type="http://schemas.openxmlformats.org/officeDocument/2006/relationships/image" Target="media/image188.emf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3.bin"/><Relationship Id="rId234" Type="http://schemas.openxmlformats.org/officeDocument/2006/relationships/oleObject" Target="embeddings/oleObject112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header" Target="header1.xml"/><Relationship Id="rId276" Type="http://schemas.openxmlformats.org/officeDocument/2006/relationships/image" Target="media/image140.wmf"/><Relationship Id="rId297" Type="http://schemas.openxmlformats.org/officeDocument/2006/relationships/image" Target="media/image150.emf"/><Relationship Id="rId40" Type="http://schemas.openxmlformats.org/officeDocument/2006/relationships/image" Target="media/image17.wmf"/><Relationship Id="rId115" Type="http://schemas.openxmlformats.org/officeDocument/2006/relationships/oleObject" Target="embeddings/oleObject52.bin"/><Relationship Id="rId136" Type="http://schemas.openxmlformats.org/officeDocument/2006/relationships/image" Target="media/image67.wmf"/><Relationship Id="rId157" Type="http://schemas.openxmlformats.org/officeDocument/2006/relationships/oleObject" Target="embeddings/oleObject74.bin"/><Relationship Id="rId178" Type="http://schemas.openxmlformats.org/officeDocument/2006/relationships/image" Target="media/image87.wmf"/><Relationship Id="rId301" Type="http://schemas.openxmlformats.org/officeDocument/2006/relationships/oleObject" Target="embeddings/oleObject139.bin"/><Relationship Id="rId322" Type="http://schemas.openxmlformats.org/officeDocument/2006/relationships/oleObject" Target="embeddings/oleObject146.bin"/><Relationship Id="rId343" Type="http://schemas.openxmlformats.org/officeDocument/2006/relationships/image" Target="media/image182.emf"/><Relationship Id="rId364" Type="http://schemas.openxmlformats.org/officeDocument/2006/relationships/oleObject" Target="embeddings/oleObject165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99" Type="http://schemas.openxmlformats.org/officeDocument/2006/relationships/image" Target="media/image97.wmf"/><Relationship Id="rId203" Type="http://schemas.openxmlformats.org/officeDocument/2006/relationships/image" Target="media/image99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245" Type="http://schemas.openxmlformats.org/officeDocument/2006/relationships/image" Target="media/image123.emf"/><Relationship Id="rId266" Type="http://schemas.openxmlformats.org/officeDocument/2006/relationships/image" Target="media/image135.wmf"/><Relationship Id="rId287" Type="http://schemas.openxmlformats.org/officeDocument/2006/relationships/oleObject" Target="embeddings/oleObject134.bin"/><Relationship Id="rId30" Type="http://schemas.openxmlformats.org/officeDocument/2006/relationships/image" Target="media/image12.wmf"/><Relationship Id="rId105" Type="http://schemas.openxmlformats.org/officeDocument/2006/relationships/oleObject" Target="embeddings/oleObject48.bin"/><Relationship Id="rId126" Type="http://schemas.openxmlformats.org/officeDocument/2006/relationships/image" Target="media/image62.wmf"/><Relationship Id="rId147" Type="http://schemas.openxmlformats.org/officeDocument/2006/relationships/oleObject" Target="embeddings/oleObject69.bin"/><Relationship Id="rId168" Type="http://schemas.openxmlformats.org/officeDocument/2006/relationships/image" Target="media/image82.wmf"/><Relationship Id="rId312" Type="http://schemas.openxmlformats.org/officeDocument/2006/relationships/image" Target="media/image161.emf"/><Relationship Id="rId333" Type="http://schemas.openxmlformats.org/officeDocument/2006/relationships/image" Target="media/image175.wmf"/><Relationship Id="rId354" Type="http://schemas.openxmlformats.org/officeDocument/2006/relationships/oleObject" Target="embeddings/oleObject157.bin"/><Relationship Id="rId51" Type="http://schemas.openxmlformats.org/officeDocument/2006/relationships/oleObject" Target="embeddings/oleObject22.bin"/><Relationship Id="rId72" Type="http://schemas.openxmlformats.org/officeDocument/2006/relationships/image" Target="media/image33.emf"/><Relationship Id="rId93" Type="http://schemas.openxmlformats.org/officeDocument/2006/relationships/oleObject" Target="embeddings/oleObject43.bin"/><Relationship Id="rId189" Type="http://schemas.openxmlformats.org/officeDocument/2006/relationships/image" Target="media/image92.emf"/><Relationship Id="rId3" Type="http://schemas.openxmlformats.org/officeDocument/2006/relationships/styles" Target="styles.xml"/><Relationship Id="rId214" Type="http://schemas.openxmlformats.org/officeDocument/2006/relationships/image" Target="media/image104.wmf"/><Relationship Id="rId235" Type="http://schemas.openxmlformats.org/officeDocument/2006/relationships/image" Target="media/image116.emf"/><Relationship Id="rId256" Type="http://schemas.openxmlformats.org/officeDocument/2006/relationships/image" Target="media/image129.jpg"/><Relationship Id="rId277" Type="http://schemas.openxmlformats.org/officeDocument/2006/relationships/oleObject" Target="embeddings/oleObject129.bin"/><Relationship Id="rId298" Type="http://schemas.openxmlformats.org/officeDocument/2006/relationships/image" Target="media/image151.emf"/><Relationship Id="rId116" Type="http://schemas.openxmlformats.org/officeDocument/2006/relationships/image" Target="media/image57.wmf"/><Relationship Id="rId137" Type="http://schemas.openxmlformats.org/officeDocument/2006/relationships/oleObject" Target="embeddings/oleObject63.bin"/><Relationship Id="rId158" Type="http://schemas.openxmlformats.org/officeDocument/2006/relationships/image" Target="media/image77.wmf"/><Relationship Id="rId302" Type="http://schemas.openxmlformats.org/officeDocument/2006/relationships/image" Target="media/image154.wmf"/><Relationship Id="rId323" Type="http://schemas.openxmlformats.org/officeDocument/2006/relationships/image" Target="media/image168.emf"/><Relationship Id="rId344" Type="http://schemas.openxmlformats.org/officeDocument/2006/relationships/oleObject" Target="embeddings/oleObject153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5.bin"/><Relationship Id="rId365" Type="http://schemas.openxmlformats.org/officeDocument/2006/relationships/oleObject" Target="embeddings/oleObject166.bin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25" Type="http://schemas.openxmlformats.org/officeDocument/2006/relationships/oleObject" Target="embeddings/oleObject109.bin"/><Relationship Id="rId246" Type="http://schemas.openxmlformats.org/officeDocument/2006/relationships/image" Target="media/image124.wmf"/><Relationship Id="rId267" Type="http://schemas.openxmlformats.org/officeDocument/2006/relationships/oleObject" Target="embeddings/oleObject124.bin"/><Relationship Id="rId288" Type="http://schemas.openxmlformats.org/officeDocument/2006/relationships/image" Target="media/image146.wmf"/><Relationship Id="rId106" Type="http://schemas.openxmlformats.org/officeDocument/2006/relationships/image" Target="media/image51.wmf"/><Relationship Id="rId127" Type="http://schemas.openxmlformats.org/officeDocument/2006/relationships/oleObject" Target="embeddings/oleObject58.bin"/><Relationship Id="rId313" Type="http://schemas.openxmlformats.org/officeDocument/2006/relationships/image" Target="media/image162.wmf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4.wmf"/><Relationship Id="rId148" Type="http://schemas.openxmlformats.org/officeDocument/2006/relationships/image" Target="media/image72.wmf"/><Relationship Id="rId169" Type="http://schemas.openxmlformats.org/officeDocument/2006/relationships/oleObject" Target="embeddings/oleObject80.bin"/><Relationship Id="rId334" Type="http://schemas.openxmlformats.org/officeDocument/2006/relationships/oleObject" Target="embeddings/oleObject150.bin"/><Relationship Id="rId355" Type="http://schemas.openxmlformats.org/officeDocument/2006/relationships/oleObject" Target="embeddings/oleObject158.bin"/><Relationship Id="rId4" Type="http://schemas.openxmlformats.org/officeDocument/2006/relationships/settings" Target="settings.xml"/><Relationship Id="rId180" Type="http://schemas.openxmlformats.org/officeDocument/2006/relationships/image" Target="media/image88.wmf"/><Relationship Id="rId215" Type="http://schemas.openxmlformats.org/officeDocument/2006/relationships/oleObject" Target="embeddings/oleObject104.bin"/><Relationship Id="rId236" Type="http://schemas.openxmlformats.org/officeDocument/2006/relationships/image" Target="media/image117.emf"/><Relationship Id="rId257" Type="http://schemas.openxmlformats.org/officeDocument/2006/relationships/image" Target="media/image130.emf"/><Relationship Id="rId278" Type="http://schemas.openxmlformats.org/officeDocument/2006/relationships/image" Target="media/image141.wmf"/><Relationship Id="rId303" Type="http://schemas.openxmlformats.org/officeDocument/2006/relationships/oleObject" Target="embeddings/oleObject140.bin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image" Target="media/image68.wmf"/><Relationship Id="rId345" Type="http://schemas.openxmlformats.org/officeDocument/2006/relationships/oleObject" Target="embeddings/oleObject154.bin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oleObject" Target="embeddings/oleObject116.bin"/><Relationship Id="rId107" Type="http://schemas.openxmlformats.org/officeDocument/2006/relationships/oleObject" Target="embeddings/oleObject49.bin"/><Relationship Id="rId289" Type="http://schemas.openxmlformats.org/officeDocument/2006/relationships/oleObject" Target="embeddings/oleObject135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0.bin"/><Relationship Id="rId314" Type="http://schemas.openxmlformats.org/officeDocument/2006/relationships/oleObject" Target="embeddings/oleObject143.bin"/><Relationship Id="rId356" Type="http://schemas.openxmlformats.org/officeDocument/2006/relationships/image" Target="media/image189.emf"/><Relationship Id="rId95" Type="http://schemas.openxmlformats.org/officeDocument/2006/relationships/oleObject" Target="embeddings/oleObject44.bin"/><Relationship Id="rId160" Type="http://schemas.openxmlformats.org/officeDocument/2006/relationships/image" Target="media/image78.wmf"/><Relationship Id="rId216" Type="http://schemas.openxmlformats.org/officeDocument/2006/relationships/image" Target="media/image105.wmf"/><Relationship Id="rId258" Type="http://schemas.openxmlformats.org/officeDocument/2006/relationships/image" Target="media/image131.wmf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image" Target="media/image58.wmf"/><Relationship Id="rId325" Type="http://schemas.openxmlformats.org/officeDocument/2006/relationships/image" Target="media/image170.emf"/><Relationship Id="rId367" Type="http://schemas.openxmlformats.org/officeDocument/2006/relationships/image" Target="media/image190.wmf"/><Relationship Id="rId171" Type="http://schemas.openxmlformats.org/officeDocument/2006/relationships/oleObject" Target="embeddings/oleObject81.bin"/><Relationship Id="rId227" Type="http://schemas.openxmlformats.org/officeDocument/2006/relationships/oleObject" Target="embeddings/oleObject110.bin"/><Relationship Id="rId269" Type="http://schemas.openxmlformats.org/officeDocument/2006/relationships/oleObject" Target="embeddings/oleObject125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59.bin"/><Relationship Id="rId280" Type="http://schemas.openxmlformats.org/officeDocument/2006/relationships/image" Target="media/image142.wmf"/><Relationship Id="rId336" Type="http://schemas.openxmlformats.org/officeDocument/2006/relationships/image" Target="media/image177.emf"/><Relationship Id="rId75" Type="http://schemas.openxmlformats.org/officeDocument/2006/relationships/oleObject" Target="embeddings/oleObject34.bin"/><Relationship Id="rId140" Type="http://schemas.openxmlformats.org/officeDocument/2006/relationships/image" Target="media/image69.wmf"/><Relationship Id="rId182" Type="http://schemas.openxmlformats.org/officeDocument/2006/relationships/oleObject" Target="embeddings/oleObject87.bin"/><Relationship Id="rId6" Type="http://schemas.openxmlformats.org/officeDocument/2006/relationships/footnotes" Target="footnotes.xml"/><Relationship Id="rId238" Type="http://schemas.openxmlformats.org/officeDocument/2006/relationships/image" Target="media/image119.wmf"/><Relationship Id="rId291" Type="http://schemas.openxmlformats.org/officeDocument/2006/relationships/image" Target="media/image147.emf"/><Relationship Id="rId305" Type="http://schemas.openxmlformats.org/officeDocument/2006/relationships/image" Target="media/image156.emf"/><Relationship Id="rId347" Type="http://schemas.openxmlformats.org/officeDocument/2006/relationships/image" Target="media/image184.emf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1.bin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49" Type="http://schemas.openxmlformats.org/officeDocument/2006/relationships/oleObject" Target="embeddings/oleObject117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0.bin"/><Relationship Id="rId260" Type="http://schemas.openxmlformats.org/officeDocument/2006/relationships/image" Target="media/image132.wmf"/><Relationship Id="rId316" Type="http://schemas.openxmlformats.org/officeDocument/2006/relationships/oleObject" Target="embeddings/oleObject144.bin"/><Relationship Id="rId55" Type="http://schemas.openxmlformats.org/officeDocument/2006/relationships/oleObject" Target="embeddings/oleObject24.bin"/><Relationship Id="rId97" Type="http://schemas.openxmlformats.org/officeDocument/2006/relationships/image" Target="media/image46.emf"/><Relationship Id="rId120" Type="http://schemas.openxmlformats.org/officeDocument/2006/relationships/image" Target="media/image59.wmf"/><Relationship Id="rId358" Type="http://schemas.openxmlformats.org/officeDocument/2006/relationships/oleObject" Target="embeddings/oleObject159.bin"/><Relationship Id="rId162" Type="http://schemas.openxmlformats.org/officeDocument/2006/relationships/image" Target="media/image79.wmf"/><Relationship Id="rId218" Type="http://schemas.openxmlformats.org/officeDocument/2006/relationships/image" Target="media/image106.wmf"/><Relationship Id="rId271" Type="http://schemas.openxmlformats.org/officeDocument/2006/relationships/oleObject" Target="embeddings/oleObject126.bin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0.bin"/><Relationship Id="rId327" Type="http://schemas.openxmlformats.org/officeDocument/2006/relationships/oleObject" Target="embeddings/oleObject147.bin"/><Relationship Id="rId369" Type="http://schemas.openxmlformats.org/officeDocument/2006/relationships/fontTable" Target="fontTable.xml"/><Relationship Id="rId173" Type="http://schemas.openxmlformats.org/officeDocument/2006/relationships/oleObject" Target="embeddings/oleObject82.bin"/><Relationship Id="rId229" Type="http://schemas.openxmlformats.org/officeDocument/2006/relationships/image" Target="media/image112.emf"/><Relationship Id="rId240" Type="http://schemas.openxmlformats.org/officeDocument/2006/relationships/oleObject" Target="embeddings/oleObject114.bin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8.wmf"/><Relationship Id="rId282" Type="http://schemas.openxmlformats.org/officeDocument/2006/relationships/image" Target="media/image143.wmf"/><Relationship Id="rId338" Type="http://schemas.openxmlformats.org/officeDocument/2006/relationships/oleObject" Target="embeddings/oleObject151.bin"/><Relationship Id="rId8" Type="http://schemas.openxmlformats.org/officeDocument/2006/relationships/image" Target="media/image1.wmf"/><Relationship Id="rId142" Type="http://schemas.openxmlformats.org/officeDocument/2006/relationships/oleObject" Target="embeddings/oleObject66.bin"/><Relationship Id="rId184" Type="http://schemas.openxmlformats.org/officeDocument/2006/relationships/oleObject" Target="embeddings/oleObject88.bin"/><Relationship Id="rId251" Type="http://schemas.openxmlformats.org/officeDocument/2006/relationships/image" Target="media/image127.emf"/><Relationship Id="rId46" Type="http://schemas.openxmlformats.org/officeDocument/2006/relationships/image" Target="media/image20.wmf"/><Relationship Id="rId293" Type="http://schemas.openxmlformats.org/officeDocument/2006/relationships/image" Target="media/image148.wmf"/><Relationship Id="rId307" Type="http://schemas.openxmlformats.org/officeDocument/2006/relationships/oleObject" Target="embeddings/oleObject141.bin"/><Relationship Id="rId349" Type="http://schemas.openxmlformats.org/officeDocument/2006/relationships/oleObject" Target="embeddings/oleObject155.bin"/><Relationship Id="rId88" Type="http://schemas.openxmlformats.org/officeDocument/2006/relationships/image" Target="media/image41.wmf"/><Relationship Id="rId111" Type="http://schemas.openxmlformats.org/officeDocument/2006/relationships/image" Target="media/image54.emf"/><Relationship Id="rId153" Type="http://schemas.openxmlformats.org/officeDocument/2006/relationships/oleObject" Target="embeddings/oleObject72.bin"/><Relationship Id="rId195" Type="http://schemas.openxmlformats.org/officeDocument/2006/relationships/image" Target="media/image95.wmf"/><Relationship Id="rId209" Type="http://schemas.openxmlformats.org/officeDocument/2006/relationships/oleObject" Target="embeddings/oleObject101.bin"/><Relationship Id="rId360" Type="http://schemas.openxmlformats.org/officeDocument/2006/relationships/oleObject" Target="embeddings/oleObject161.bin"/><Relationship Id="rId220" Type="http://schemas.openxmlformats.org/officeDocument/2006/relationships/image" Target="media/image107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6C9A6D-F6A9-4297-889C-05F6055DB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39</Pages>
  <Words>3892</Words>
  <Characters>22190</Characters>
  <Application>Microsoft Office Word</Application>
  <DocSecurity>0</DocSecurity>
  <Lines>184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zaichonush</dc:creator>
  <cp:keywords/>
  <dc:description/>
  <cp:lastModifiedBy>Пользователь Windows</cp:lastModifiedBy>
  <cp:revision>5</cp:revision>
  <cp:lastPrinted>2014-06-12T07:28:00Z</cp:lastPrinted>
  <dcterms:created xsi:type="dcterms:W3CDTF">2018-12-03T07:03:00Z</dcterms:created>
  <dcterms:modified xsi:type="dcterms:W3CDTF">2018-12-05T07:47:00Z</dcterms:modified>
</cp:coreProperties>
</file>