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514BA9">
        <w:rPr>
          <w:rFonts w:ascii="Times New Roman" w:hAnsi="Times New Roman"/>
          <w:noProof/>
          <w:sz w:val="28"/>
          <w:szCs w:val="28"/>
        </w:rPr>
        <w:object w:dxaOrig="5715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5.5pt;height:81pt" o:ole="" fillcolor="window">
            <v:imagedata r:id="rId5" o:title=""/>
          </v:shape>
          <o:OLEObject Type="Embed" ProgID="Word.Picture.8" ShapeID="_x0000_i1031" DrawAspect="Content" ObjectID="_1606213851" r:id="rId6"/>
        </w:object>
      </w:r>
    </w:p>
    <w:p w:rsidR="002370B5" w:rsidRPr="00514BA9" w:rsidRDefault="002370B5" w:rsidP="002370B5">
      <w:pPr>
        <w:pStyle w:val="Title"/>
        <w:tabs>
          <w:tab w:val="left" w:pos="1260"/>
          <w:tab w:val="left" w:pos="1440"/>
        </w:tabs>
        <w:rPr>
          <w:b/>
          <w:szCs w:val="28"/>
        </w:rPr>
      </w:pPr>
      <w:r w:rsidRPr="00514BA9">
        <w:rPr>
          <w:b/>
          <w:szCs w:val="28"/>
        </w:rPr>
        <w:t>Міністерство освіти і науки</w:t>
      </w:r>
      <w:r w:rsidRPr="00514BA9">
        <w:rPr>
          <w:b/>
          <w:szCs w:val="28"/>
          <w:lang w:val="ru-RU"/>
        </w:rPr>
        <w:t>, молод</w:t>
      </w:r>
      <w:r w:rsidRPr="00514BA9">
        <w:rPr>
          <w:b/>
          <w:szCs w:val="28"/>
        </w:rPr>
        <w:t>і</w:t>
      </w:r>
      <w:r w:rsidRPr="00514BA9">
        <w:rPr>
          <w:b/>
          <w:szCs w:val="28"/>
          <w:lang w:val="ru-RU"/>
        </w:rPr>
        <w:t xml:space="preserve"> </w:t>
      </w:r>
      <w:r w:rsidRPr="00514BA9">
        <w:rPr>
          <w:b/>
          <w:szCs w:val="28"/>
        </w:rPr>
        <w:t>та</w:t>
      </w:r>
      <w:r w:rsidRPr="00514BA9">
        <w:rPr>
          <w:b/>
          <w:szCs w:val="28"/>
          <w:lang w:val="ru-RU"/>
        </w:rPr>
        <w:t xml:space="preserve"> спорту</w:t>
      </w:r>
      <w:r w:rsidRPr="00514BA9">
        <w:rPr>
          <w:b/>
          <w:szCs w:val="28"/>
        </w:rPr>
        <w:t xml:space="preserve"> України</w:t>
      </w: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14BA9">
        <w:rPr>
          <w:rFonts w:ascii="Times New Roman" w:hAnsi="Times New Roman"/>
          <w:b/>
          <w:sz w:val="28"/>
          <w:szCs w:val="28"/>
        </w:rPr>
        <w:t>Національний технічний університет України</w:t>
      </w: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14BA9">
        <w:rPr>
          <w:rFonts w:ascii="Times New Roman" w:hAnsi="Times New Roman"/>
          <w:b/>
          <w:sz w:val="28"/>
          <w:szCs w:val="28"/>
        </w:rPr>
        <w:t>“Київський політехнічний інститут“</w:t>
      </w: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2370B5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806BF2" w:rsidRDefault="00806BF2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806BF2" w:rsidRPr="00514BA9" w:rsidRDefault="00806BF2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14BA9">
        <w:rPr>
          <w:rFonts w:ascii="Times New Roman" w:hAnsi="Times New Roman"/>
          <w:b/>
          <w:sz w:val="28"/>
          <w:szCs w:val="28"/>
        </w:rPr>
        <w:t xml:space="preserve">ТЕОРІЯ  МЕХАТРОННИХ СИСТЕМ </w:t>
      </w: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14BA9">
        <w:rPr>
          <w:rFonts w:ascii="Times New Roman" w:hAnsi="Times New Roman"/>
          <w:b/>
          <w:sz w:val="28"/>
          <w:szCs w:val="28"/>
        </w:rPr>
        <w:t xml:space="preserve">Дослідження статичних та динамічних режимів синхронного двигуна зі збудженням від постійних магнітів на базі керуючо-перетворювального пристрою </w:t>
      </w:r>
      <w:r w:rsidRPr="00514BA9">
        <w:rPr>
          <w:rFonts w:ascii="Times New Roman" w:hAnsi="Times New Roman"/>
          <w:b/>
          <w:sz w:val="28"/>
          <w:szCs w:val="28"/>
          <w:lang w:val="en-US"/>
        </w:rPr>
        <w:t>Rexroth</w:t>
      </w:r>
      <w:r w:rsidRPr="00163E11">
        <w:rPr>
          <w:rFonts w:ascii="Times New Roman" w:hAnsi="Times New Roman"/>
          <w:b/>
          <w:sz w:val="28"/>
          <w:szCs w:val="28"/>
        </w:rPr>
        <w:t xml:space="preserve"> </w:t>
      </w:r>
      <w:r w:rsidRPr="00514BA9">
        <w:rPr>
          <w:rFonts w:ascii="Times New Roman" w:hAnsi="Times New Roman"/>
          <w:b/>
          <w:sz w:val="28"/>
          <w:szCs w:val="28"/>
          <w:lang w:val="en-US"/>
        </w:rPr>
        <w:t>IndraDrive</w:t>
      </w:r>
      <w:r w:rsidRPr="00163E11">
        <w:rPr>
          <w:rFonts w:ascii="Times New Roman" w:hAnsi="Times New Roman"/>
          <w:b/>
          <w:sz w:val="28"/>
          <w:szCs w:val="28"/>
        </w:rPr>
        <w:t xml:space="preserve"> </w:t>
      </w:r>
      <w:r w:rsidRPr="00514BA9">
        <w:rPr>
          <w:rFonts w:ascii="Times New Roman" w:hAnsi="Times New Roman"/>
          <w:b/>
          <w:sz w:val="28"/>
          <w:szCs w:val="28"/>
          <w:lang w:val="en-US"/>
        </w:rPr>
        <w:t>C</w:t>
      </w: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2370B5" w:rsidRPr="00514BA9" w:rsidRDefault="002370B5" w:rsidP="00806BF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370B5" w:rsidRPr="00514BA9" w:rsidRDefault="002370B5" w:rsidP="00806BF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14BA9">
        <w:rPr>
          <w:rFonts w:ascii="Times New Roman" w:hAnsi="Times New Roman"/>
          <w:sz w:val="28"/>
          <w:szCs w:val="28"/>
        </w:rPr>
        <w:t>Методичні вказівки до виконання лабораторних робіт для студентів напряму підготовки 6.050702 «Електромеханіка» спеціальності «Електромеханічні системи автоматизації та електропривод» денної та заочної форм навчання</w:t>
      </w: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2370B5" w:rsidRPr="00514BA9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/>
          <w:b/>
          <w:sz w:val="28"/>
          <w:szCs w:val="28"/>
        </w:rPr>
      </w:pPr>
    </w:p>
    <w:p w:rsidR="002370B5" w:rsidRPr="002370B5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70B5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70B5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70B5" w:rsidRPr="002370B5" w:rsidRDefault="002370B5" w:rsidP="002370B5">
      <w:pPr>
        <w:tabs>
          <w:tab w:val="left" w:pos="1260"/>
          <w:tab w:val="left" w:pos="1440"/>
        </w:tabs>
        <w:spacing w:after="0" w:line="360" w:lineRule="auto"/>
        <w:ind w:firstLine="45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70B5" w:rsidRDefault="00806BF2" w:rsidP="002370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НТУУ “КПІ” 2018</w:t>
      </w:r>
      <w:r w:rsidR="002370B5" w:rsidRPr="00514BA9">
        <w:rPr>
          <w:rFonts w:ascii="Times New Roman" w:hAnsi="Times New Roman"/>
          <w:sz w:val="28"/>
          <w:szCs w:val="28"/>
        </w:rPr>
        <w:br w:type="page"/>
      </w:r>
    </w:p>
    <w:p w:rsidR="002370B5" w:rsidRPr="00806BF2" w:rsidRDefault="002370B5" w:rsidP="00806BF2">
      <w:pPr>
        <w:pStyle w:val="Heading1"/>
      </w:pPr>
      <w:r w:rsidRPr="00806BF2">
        <w:lastRenderedPageBreak/>
        <w:t>Дослідження статичних та динамічних режимів синхронного двигуна зі збудженням від постійних магнітів на базі керуючо-перетворювального пристрою Rexroth IndraDrive C</w:t>
      </w:r>
    </w:p>
    <w:p w:rsidR="002370B5" w:rsidRPr="004A5B38" w:rsidRDefault="002370B5" w:rsidP="002370B5">
      <w:pPr>
        <w:pStyle w:val="MAIN"/>
      </w:pPr>
      <w:r w:rsidRPr="004A5B38">
        <w:rPr>
          <w:b/>
        </w:rPr>
        <w:t>Мета роботи:</w:t>
      </w:r>
      <w:r w:rsidRPr="004A5B38">
        <w:t xml:space="preserve"> вивчення можливостей перетворювача IndraDrive C, дослідження статичних та динамічних характеристик системи керування швидкістю та положенням синхронного двигуна </w:t>
      </w:r>
    </w:p>
    <w:p w:rsidR="002370B5" w:rsidRPr="004A5B38" w:rsidRDefault="002370B5" w:rsidP="002370B5">
      <w:pPr>
        <w:pStyle w:val="MAIN"/>
      </w:pPr>
      <w:r w:rsidRPr="004A5B38">
        <w:t>Тривалість роботи: 4 години.</w:t>
      </w:r>
    </w:p>
    <w:p w:rsidR="002370B5" w:rsidRPr="009B50C8" w:rsidRDefault="002370B5" w:rsidP="00163E11">
      <w:pPr>
        <w:pStyle w:val="Heading2"/>
      </w:pPr>
      <w:r w:rsidRPr="009B50C8">
        <w:t>1</w:t>
      </w:r>
      <w:r w:rsidR="00163E11" w:rsidRPr="00163E11">
        <w:rPr>
          <w:lang w:val="ru-RU"/>
        </w:rPr>
        <w:t>.</w:t>
      </w:r>
      <w:r w:rsidR="00163E11">
        <w:rPr>
          <w:lang w:val="en-US"/>
        </w:rPr>
        <w:t>1</w:t>
      </w:r>
      <w:r w:rsidRPr="009B50C8">
        <w:t xml:space="preserve"> Програма роботи</w:t>
      </w:r>
    </w:p>
    <w:p w:rsidR="002370B5" w:rsidRPr="004A5B38" w:rsidRDefault="002370B5" w:rsidP="002370B5">
      <w:pPr>
        <w:pStyle w:val="MAIN"/>
      </w:pPr>
      <w:r w:rsidRPr="004A5B38">
        <w:t>1. Ознайомитися зі структурою лабораторної установки, призначенням її елементів.</w:t>
      </w:r>
    </w:p>
    <w:p w:rsidR="002370B5" w:rsidRPr="004A5B38" w:rsidRDefault="002370B5" w:rsidP="002370B5">
      <w:pPr>
        <w:pStyle w:val="MAIN"/>
      </w:pPr>
      <w:r w:rsidRPr="004A5B38">
        <w:t>3. Розрахувати параметри номінального режиму роботи навантажувальної машини.</w:t>
      </w:r>
    </w:p>
    <w:p w:rsidR="002370B5" w:rsidRPr="004A5B38" w:rsidRDefault="002370B5" w:rsidP="002370B5">
      <w:pPr>
        <w:pStyle w:val="MAIN"/>
      </w:pPr>
      <w:r w:rsidRPr="004A5B38">
        <w:t>4. Налаштувати перетворювач IndraDrive за допомогою програмного компоненту IndraWorks.</w:t>
      </w:r>
    </w:p>
    <w:p w:rsidR="002370B5" w:rsidRPr="004A5B38" w:rsidRDefault="002370B5" w:rsidP="002370B5">
      <w:pPr>
        <w:pStyle w:val="MAIN"/>
      </w:pPr>
      <w:r w:rsidRPr="004A5B38">
        <w:t>5. Зняти сімейство статичних механічних та електромеханічних характеристик електроприводу для заданих швидкостей згідно з варіантом.</w:t>
      </w:r>
    </w:p>
    <w:p w:rsidR="002370B5" w:rsidRPr="004A5B38" w:rsidRDefault="002370B5" w:rsidP="002370B5">
      <w:pPr>
        <w:pStyle w:val="MAIN"/>
      </w:pPr>
      <w:r w:rsidRPr="004A5B38">
        <w:t>6. Зняти графіки перехідних процесів  електроприводу для режиму пуску та накидання навантаження в режимі керування швидкості з налаштуваннями регуляторів швидкості та положення згідно з варіантом.</w:t>
      </w:r>
    </w:p>
    <w:p w:rsidR="002370B5" w:rsidRPr="004A5B38" w:rsidRDefault="002370B5" w:rsidP="002370B5">
      <w:pPr>
        <w:pStyle w:val="MAIN"/>
      </w:pPr>
      <w:r w:rsidRPr="004A5B38">
        <w:t>7. Зн</w:t>
      </w:r>
      <w:r>
        <w:t>яти графіки перехідних процесів</w:t>
      </w:r>
      <w:r w:rsidRPr="004A5B38">
        <w:t xml:space="preserve"> електроприводу для режиму пуску та накидання навантаження в режимі керування положенням з налаштуваннями регуляторів швидкості та положення згідно з варіантом.</w:t>
      </w:r>
    </w:p>
    <w:p w:rsidR="002370B5" w:rsidRPr="004A5B38" w:rsidRDefault="002370B5" w:rsidP="002370B5">
      <w:pPr>
        <w:pStyle w:val="MAIN"/>
      </w:pPr>
      <w:r w:rsidRPr="004A5B38">
        <w:t xml:space="preserve">8. Виконати математичне моделювання перехідних процесів з п.4 та п.5 в програмному середовищі </w:t>
      </w:r>
      <w:proofErr w:type="spellStart"/>
      <w:r w:rsidRPr="004A5B38">
        <w:t>Matlab</w:t>
      </w:r>
      <w:proofErr w:type="spellEnd"/>
      <w:r w:rsidRPr="004A5B38">
        <w:t xml:space="preserve"> </w:t>
      </w:r>
      <w:proofErr w:type="spellStart"/>
      <w:r w:rsidRPr="004A5B38">
        <w:t>Simulink</w:t>
      </w:r>
      <w:proofErr w:type="spellEnd"/>
      <w:r w:rsidRPr="004A5B38">
        <w:t>.</w:t>
      </w:r>
    </w:p>
    <w:p w:rsidR="002370B5" w:rsidRPr="004A5B38" w:rsidRDefault="002370B5" w:rsidP="002370B5">
      <w:pPr>
        <w:pStyle w:val="MAIN"/>
      </w:pPr>
      <w:r w:rsidRPr="004A5B38">
        <w:t>9. Порівняти результати отримані експери</w:t>
      </w:r>
      <w:r>
        <w:t xml:space="preserve">ментально та при моделюванні і </w:t>
      </w:r>
      <w:r w:rsidRPr="004A5B38">
        <w:t>зробити висновки з отриманих результатів</w:t>
      </w:r>
    </w:p>
    <w:p w:rsidR="002370B5" w:rsidRPr="00163E11" w:rsidRDefault="00163E11" w:rsidP="00163E11">
      <w:pPr>
        <w:pStyle w:val="Heading2"/>
      </w:pPr>
      <w:r>
        <w:lastRenderedPageBreak/>
        <w:t>1</w:t>
      </w:r>
      <w:r w:rsidRPr="00163E11">
        <w:rPr>
          <w:lang w:val="ru-RU"/>
        </w:rPr>
        <w:t>.</w:t>
      </w:r>
      <w:r>
        <w:rPr>
          <w:lang w:val="en-US"/>
        </w:rPr>
        <w:t>2</w:t>
      </w:r>
      <w:r w:rsidR="002370B5" w:rsidRPr="00163E11">
        <w:t xml:space="preserve"> Завдання на виконання роботи</w:t>
      </w:r>
    </w:p>
    <w:p w:rsidR="002370B5" w:rsidRPr="009B50C8" w:rsidRDefault="002370B5" w:rsidP="002370B5">
      <w:pPr>
        <w:pStyle w:val="MAIN"/>
      </w:pPr>
      <w:r w:rsidRPr="009B50C8">
        <w:t xml:space="preserve">Дослідження статичних характеристик електроприводу. </w:t>
      </w:r>
    </w:p>
    <w:p w:rsidR="002370B5" w:rsidRDefault="002370B5" w:rsidP="002370B5">
      <w:pPr>
        <w:pStyle w:val="MAIN"/>
      </w:pPr>
      <w:r w:rsidRPr="009B50C8">
        <w:t>Дослідження статичних механічних та електромеханічних характеристик проводиться для ряду швидкостей, згідно з варіантом.</w:t>
      </w:r>
    </w:p>
    <w:p w:rsidR="002370B5" w:rsidRPr="009B50C8" w:rsidRDefault="002370B5" w:rsidP="002370B5">
      <w:pPr>
        <w:pStyle w:val="tablecaption"/>
      </w:pPr>
      <w:r w:rsidRPr="009B50C8">
        <w:t>Таблиця 1 – Завдання швидкості</w:t>
      </w:r>
      <w:r w:rsidR="003B7F27">
        <w:t xml:space="preserve"> для зняття статичних характеристик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3"/>
        <w:gridCol w:w="1822"/>
        <w:gridCol w:w="1981"/>
        <w:gridCol w:w="1982"/>
        <w:gridCol w:w="1840"/>
      </w:tblGrid>
      <w:tr w:rsidR="002370B5" w:rsidRPr="009B50C8" w:rsidTr="00806BF2">
        <w:trPr>
          <w:trHeight w:val="423"/>
          <w:jc w:val="center"/>
        </w:trPr>
        <w:tc>
          <w:tcPr>
            <w:tcW w:w="1593" w:type="dxa"/>
            <w:vMerge w:val="restart"/>
            <w:shd w:val="clear" w:color="auto" w:fill="auto"/>
            <w:vAlign w:val="center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Завдання швидкості</w:t>
            </w:r>
          </w:p>
        </w:tc>
        <w:tc>
          <w:tcPr>
            <w:tcW w:w="7625" w:type="dxa"/>
            <w:gridSpan w:val="4"/>
            <w:shd w:val="clear" w:color="auto" w:fill="auto"/>
            <w:vAlign w:val="center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Номер варіанту</w:t>
            </w:r>
          </w:p>
        </w:tc>
      </w:tr>
      <w:tr w:rsidR="002370B5" w:rsidRPr="009B50C8" w:rsidTr="00806BF2">
        <w:trPr>
          <w:trHeight w:val="639"/>
          <w:jc w:val="center"/>
        </w:trPr>
        <w:tc>
          <w:tcPr>
            <w:tcW w:w="1593" w:type="dxa"/>
            <w:vMerge/>
            <w:shd w:val="clear" w:color="auto" w:fill="auto"/>
            <w:vAlign w:val="center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</w:p>
        </w:tc>
        <w:tc>
          <w:tcPr>
            <w:tcW w:w="1822" w:type="dxa"/>
            <w:shd w:val="clear" w:color="auto" w:fill="auto"/>
            <w:vAlign w:val="center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1</w:t>
            </w:r>
          </w:p>
        </w:tc>
        <w:tc>
          <w:tcPr>
            <w:tcW w:w="1981" w:type="dxa"/>
            <w:shd w:val="clear" w:color="auto" w:fill="auto"/>
            <w:vAlign w:val="center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2</w:t>
            </w:r>
          </w:p>
        </w:tc>
        <w:tc>
          <w:tcPr>
            <w:tcW w:w="1982" w:type="dxa"/>
            <w:shd w:val="clear" w:color="auto" w:fill="auto"/>
            <w:vAlign w:val="center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3</w:t>
            </w:r>
          </w:p>
        </w:tc>
        <w:tc>
          <w:tcPr>
            <w:tcW w:w="1840" w:type="dxa"/>
            <w:shd w:val="clear" w:color="auto" w:fill="auto"/>
            <w:vAlign w:val="center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4</w:t>
            </w:r>
          </w:p>
        </w:tc>
      </w:tr>
      <w:tr w:rsidR="002370B5" w:rsidRPr="009B50C8" w:rsidTr="00806BF2">
        <w:trPr>
          <w:jc w:val="center"/>
        </w:trPr>
        <w:tc>
          <w:tcPr>
            <w:tcW w:w="1593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n</w:t>
            </w:r>
            <w:r w:rsidRPr="009B50C8">
              <w:rPr>
                <w:vertAlign w:val="subscript"/>
              </w:rPr>
              <w:t xml:space="preserve">1, </w:t>
            </w:r>
            <w:r w:rsidRPr="009B50C8">
              <w:t>об/хв</w:t>
            </w:r>
          </w:p>
        </w:tc>
        <w:tc>
          <w:tcPr>
            <w:tcW w:w="1822" w:type="dxa"/>
            <w:shd w:val="clear" w:color="auto" w:fill="auto"/>
          </w:tcPr>
          <w:p w:rsidR="002370B5" w:rsidRPr="009B50C8" w:rsidRDefault="00806BF2" w:rsidP="003B7F27">
            <w:pPr>
              <w:pStyle w:val="tabletextstyle"/>
              <w:spacing w:line="360" w:lineRule="auto"/>
              <w:ind w:left="136"/>
              <w:jc w:val="center"/>
            </w:pPr>
            <w:r>
              <w:t>800</w:t>
            </w:r>
          </w:p>
        </w:tc>
        <w:tc>
          <w:tcPr>
            <w:tcW w:w="1981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900</w:t>
            </w:r>
          </w:p>
        </w:tc>
        <w:tc>
          <w:tcPr>
            <w:tcW w:w="1982" w:type="dxa"/>
            <w:shd w:val="clear" w:color="auto" w:fill="auto"/>
          </w:tcPr>
          <w:p w:rsidR="002370B5" w:rsidRPr="009B50C8" w:rsidRDefault="00806BF2" w:rsidP="003B7F27">
            <w:pPr>
              <w:pStyle w:val="tabletextstyle"/>
              <w:spacing w:line="360" w:lineRule="auto"/>
              <w:ind w:left="136"/>
              <w:jc w:val="center"/>
            </w:pPr>
            <w:r>
              <w:t>65</w:t>
            </w:r>
            <w:r w:rsidR="002370B5" w:rsidRPr="009B50C8">
              <w:t>0</w:t>
            </w:r>
          </w:p>
        </w:tc>
        <w:tc>
          <w:tcPr>
            <w:tcW w:w="1840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950</w:t>
            </w:r>
          </w:p>
        </w:tc>
      </w:tr>
      <w:tr w:rsidR="002370B5" w:rsidRPr="009B50C8" w:rsidTr="00806BF2">
        <w:trPr>
          <w:jc w:val="center"/>
        </w:trPr>
        <w:tc>
          <w:tcPr>
            <w:tcW w:w="1593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n</w:t>
            </w:r>
            <w:r w:rsidRPr="009B50C8">
              <w:rPr>
                <w:vertAlign w:val="subscript"/>
              </w:rPr>
              <w:t xml:space="preserve">2, </w:t>
            </w:r>
            <w:r w:rsidRPr="009B50C8">
              <w:t>об/хв</w:t>
            </w:r>
          </w:p>
        </w:tc>
        <w:tc>
          <w:tcPr>
            <w:tcW w:w="1822" w:type="dxa"/>
            <w:shd w:val="clear" w:color="auto" w:fill="auto"/>
          </w:tcPr>
          <w:p w:rsidR="002370B5" w:rsidRPr="009B50C8" w:rsidRDefault="00806BF2" w:rsidP="003B7F27">
            <w:pPr>
              <w:pStyle w:val="tabletextstyle"/>
              <w:spacing w:line="360" w:lineRule="auto"/>
              <w:ind w:left="136"/>
              <w:jc w:val="center"/>
            </w:pPr>
            <w:r>
              <w:t>6</w:t>
            </w:r>
            <w:r w:rsidR="002370B5" w:rsidRPr="009B50C8">
              <w:t>00</w:t>
            </w:r>
          </w:p>
        </w:tc>
        <w:tc>
          <w:tcPr>
            <w:tcW w:w="1981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700</w:t>
            </w:r>
          </w:p>
        </w:tc>
        <w:tc>
          <w:tcPr>
            <w:tcW w:w="1982" w:type="dxa"/>
            <w:shd w:val="clear" w:color="auto" w:fill="auto"/>
          </w:tcPr>
          <w:p w:rsidR="002370B5" w:rsidRPr="009B50C8" w:rsidRDefault="00806BF2" w:rsidP="003B7F27">
            <w:pPr>
              <w:pStyle w:val="tabletextstyle"/>
              <w:spacing w:line="360" w:lineRule="auto"/>
              <w:ind w:left="136"/>
              <w:jc w:val="center"/>
            </w:pPr>
            <w:r>
              <w:t>30</w:t>
            </w:r>
            <w:r w:rsidR="002370B5" w:rsidRPr="009B50C8">
              <w:t>0</w:t>
            </w:r>
          </w:p>
        </w:tc>
        <w:tc>
          <w:tcPr>
            <w:tcW w:w="1840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750</w:t>
            </w:r>
          </w:p>
        </w:tc>
      </w:tr>
      <w:tr w:rsidR="002370B5" w:rsidRPr="009B50C8" w:rsidTr="00806BF2">
        <w:trPr>
          <w:jc w:val="center"/>
        </w:trPr>
        <w:tc>
          <w:tcPr>
            <w:tcW w:w="1593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  <w:rPr>
                <w:vertAlign w:val="subscript"/>
              </w:rPr>
            </w:pPr>
            <w:r w:rsidRPr="009B50C8">
              <w:t>n</w:t>
            </w:r>
            <w:r w:rsidRPr="009B50C8">
              <w:rPr>
                <w:vertAlign w:val="subscript"/>
              </w:rPr>
              <w:t xml:space="preserve">3, </w:t>
            </w:r>
            <w:r w:rsidRPr="009B50C8">
              <w:t>об/хв</w:t>
            </w:r>
          </w:p>
        </w:tc>
        <w:tc>
          <w:tcPr>
            <w:tcW w:w="1822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400</w:t>
            </w:r>
          </w:p>
        </w:tc>
        <w:tc>
          <w:tcPr>
            <w:tcW w:w="1981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500</w:t>
            </w:r>
          </w:p>
        </w:tc>
        <w:tc>
          <w:tcPr>
            <w:tcW w:w="1982" w:type="dxa"/>
            <w:shd w:val="clear" w:color="auto" w:fill="auto"/>
          </w:tcPr>
          <w:p w:rsidR="002370B5" w:rsidRPr="009B50C8" w:rsidRDefault="00806BF2" w:rsidP="003B7F27">
            <w:pPr>
              <w:pStyle w:val="tabletextstyle"/>
              <w:spacing w:line="360" w:lineRule="auto"/>
              <w:ind w:left="136"/>
              <w:jc w:val="center"/>
            </w:pPr>
            <w:r>
              <w:t>100</w:t>
            </w:r>
          </w:p>
        </w:tc>
        <w:tc>
          <w:tcPr>
            <w:tcW w:w="1840" w:type="dxa"/>
            <w:shd w:val="clear" w:color="auto" w:fill="auto"/>
          </w:tcPr>
          <w:p w:rsidR="002370B5" w:rsidRPr="009B50C8" w:rsidRDefault="002370B5" w:rsidP="003B7F27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350</w:t>
            </w:r>
          </w:p>
        </w:tc>
      </w:tr>
    </w:tbl>
    <w:p w:rsidR="002370B5" w:rsidRPr="009B50C8" w:rsidRDefault="002370B5" w:rsidP="002370B5">
      <w:pPr>
        <w:pStyle w:val="tablecaption"/>
      </w:pPr>
      <w:r w:rsidRPr="009B50C8">
        <w:t>Таблиця 2 – Налаштування контурів регулювання швидкості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806BF2" w:rsidTr="00806BF2">
        <w:tc>
          <w:tcPr>
            <w:tcW w:w="2337" w:type="dxa"/>
            <w:vMerge w:val="restart"/>
            <w:vAlign w:val="center"/>
          </w:tcPr>
          <w:p w:rsidR="00806BF2" w:rsidRDefault="00806BF2" w:rsidP="00806BF2">
            <w:pPr>
              <w:pStyle w:val="ListParagraph1"/>
              <w:tabs>
                <w:tab w:val="left" w:pos="720"/>
                <w:tab w:val="left" w:pos="900"/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Номер варіанту</w:t>
            </w:r>
          </w:p>
        </w:tc>
        <w:tc>
          <w:tcPr>
            <w:tcW w:w="2336" w:type="dxa"/>
            <w:vAlign w:val="center"/>
          </w:tcPr>
          <w:p w:rsidR="00806BF2" w:rsidRPr="009B50C8" w:rsidRDefault="00806BF2" w:rsidP="00806BF2">
            <w:pPr>
              <w:pStyle w:val="tabletextstyle"/>
              <w:jc w:val="center"/>
            </w:pPr>
            <w:r w:rsidRPr="009B50C8">
              <w:t>П-регулятор швидкості</w:t>
            </w:r>
          </w:p>
        </w:tc>
        <w:tc>
          <w:tcPr>
            <w:tcW w:w="4672" w:type="dxa"/>
            <w:gridSpan w:val="2"/>
            <w:vAlign w:val="center"/>
          </w:tcPr>
          <w:p w:rsidR="00806BF2" w:rsidRDefault="00806BF2" w:rsidP="00806BF2">
            <w:pPr>
              <w:pStyle w:val="ListParagraph1"/>
              <w:tabs>
                <w:tab w:val="left" w:pos="720"/>
                <w:tab w:val="left" w:pos="900"/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 w:rsidRPr="009B50C8">
              <w:t xml:space="preserve">ПІ-регулятор </w:t>
            </w:r>
            <w:proofErr w:type="spellStart"/>
            <w:r w:rsidRPr="009B50C8">
              <w:t>швидкості</w:t>
            </w:r>
            <w:proofErr w:type="spellEnd"/>
          </w:p>
        </w:tc>
      </w:tr>
      <w:tr w:rsidR="00806BF2" w:rsidTr="00806BF2">
        <w:tc>
          <w:tcPr>
            <w:tcW w:w="2337" w:type="dxa"/>
            <w:vMerge/>
            <w:vAlign w:val="center"/>
          </w:tcPr>
          <w:p w:rsidR="00806BF2" w:rsidRDefault="00806BF2" w:rsidP="00806BF2">
            <w:pPr>
              <w:pStyle w:val="ListParagraph1"/>
              <w:tabs>
                <w:tab w:val="left" w:pos="720"/>
                <w:tab w:val="left" w:pos="900"/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336" w:type="dxa"/>
            <w:vAlign w:val="center"/>
          </w:tcPr>
          <w:p w:rsidR="00806BF2" w:rsidRPr="009B50C8" w:rsidRDefault="00806BF2" w:rsidP="00806BF2">
            <w:pPr>
              <w:pStyle w:val="tabletextstyle"/>
              <w:jc w:val="center"/>
            </w:pPr>
            <w:proofErr w:type="spellStart"/>
            <w:r w:rsidRPr="009B50C8">
              <w:t>k</w:t>
            </w:r>
            <w:r w:rsidRPr="009B50C8">
              <w:rPr>
                <w:vertAlign w:val="subscript"/>
              </w:rPr>
              <w:t>w</w:t>
            </w:r>
            <w:proofErr w:type="spellEnd"/>
          </w:p>
        </w:tc>
        <w:tc>
          <w:tcPr>
            <w:tcW w:w="2336" w:type="dxa"/>
            <w:vAlign w:val="center"/>
          </w:tcPr>
          <w:p w:rsidR="00806BF2" w:rsidRPr="009B50C8" w:rsidRDefault="00806BF2" w:rsidP="00806BF2">
            <w:pPr>
              <w:pStyle w:val="tabletextstyle"/>
              <w:jc w:val="center"/>
            </w:pPr>
            <w:proofErr w:type="spellStart"/>
            <w:r w:rsidRPr="009B50C8">
              <w:t>k</w:t>
            </w:r>
            <w:r w:rsidRPr="009B50C8">
              <w:rPr>
                <w:vertAlign w:val="subscript"/>
              </w:rPr>
              <w:t>w</w:t>
            </w:r>
            <w:proofErr w:type="spellEnd"/>
          </w:p>
        </w:tc>
        <w:tc>
          <w:tcPr>
            <w:tcW w:w="2336" w:type="dxa"/>
            <w:vAlign w:val="center"/>
          </w:tcPr>
          <w:p w:rsidR="00806BF2" w:rsidRPr="009B50C8" w:rsidRDefault="00806BF2" w:rsidP="00806BF2">
            <w:pPr>
              <w:pStyle w:val="tabletextstyle"/>
              <w:jc w:val="center"/>
            </w:pPr>
            <w:proofErr w:type="spellStart"/>
            <w:r w:rsidRPr="009B50C8">
              <w:t>k</w:t>
            </w:r>
            <w:r w:rsidRPr="009B50C8">
              <w:rPr>
                <w:vertAlign w:val="subscript"/>
              </w:rPr>
              <w:t>wi</w:t>
            </w:r>
            <w:proofErr w:type="spellEnd"/>
          </w:p>
        </w:tc>
      </w:tr>
      <w:tr w:rsidR="00806BF2" w:rsidTr="00806BF2">
        <w:tc>
          <w:tcPr>
            <w:tcW w:w="2337" w:type="dxa"/>
            <w:vAlign w:val="center"/>
          </w:tcPr>
          <w:p w:rsidR="00806BF2" w:rsidRDefault="00806BF2" w:rsidP="00806BF2">
            <w:pPr>
              <w:pStyle w:val="ListParagraph1"/>
              <w:tabs>
                <w:tab w:val="left" w:pos="720"/>
                <w:tab w:val="left" w:pos="900"/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2336" w:type="dxa"/>
            <w:vAlign w:val="center"/>
          </w:tcPr>
          <w:p w:rsidR="00806BF2" w:rsidRPr="009B50C8" w:rsidRDefault="00806BF2" w:rsidP="00806BF2">
            <w:pPr>
              <w:pStyle w:val="tabletextstyle"/>
              <w:jc w:val="center"/>
            </w:pPr>
            <w:r>
              <w:t>0.03 0.05</w:t>
            </w:r>
          </w:p>
        </w:tc>
        <w:tc>
          <w:tcPr>
            <w:tcW w:w="2336" w:type="dxa"/>
            <w:vAlign w:val="center"/>
          </w:tcPr>
          <w:p w:rsidR="00806BF2" w:rsidRPr="009B50C8" w:rsidRDefault="00806BF2" w:rsidP="00806BF2">
            <w:pPr>
              <w:pStyle w:val="tabletextstyle"/>
              <w:jc w:val="center"/>
            </w:pPr>
            <w:r>
              <w:t>0.03 0.05</w:t>
            </w:r>
          </w:p>
        </w:tc>
        <w:tc>
          <w:tcPr>
            <w:tcW w:w="2336" w:type="dxa"/>
            <w:vAlign w:val="center"/>
          </w:tcPr>
          <w:p w:rsidR="00806BF2" w:rsidRPr="009B50C8" w:rsidRDefault="00806BF2" w:rsidP="00806BF2">
            <w:pPr>
              <w:pStyle w:val="tabletextstyle"/>
              <w:jc w:val="center"/>
            </w:pPr>
            <w:r>
              <w:t>20, 5</w:t>
            </w:r>
            <w:r w:rsidRPr="009B50C8">
              <w:t>0</w:t>
            </w:r>
          </w:p>
        </w:tc>
      </w:tr>
      <w:tr w:rsidR="00806BF2" w:rsidTr="00806BF2">
        <w:tc>
          <w:tcPr>
            <w:tcW w:w="2337" w:type="dxa"/>
            <w:vAlign w:val="center"/>
          </w:tcPr>
          <w:p w:rsidR="00806BF2" w:rsidRDefault="00806BF2" w:rsidP="00806BF2">
            <w:pPr>
              <w:pStyle w:val="ListParagraph1"/>
              <w:tabs>
                <w:tab w:val="left" w:pos="720"/>
                <w:tab w:val="left" w:pos="900"/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2336" w:type="dxa"/>
            <w:vAlign w:val="center"/>
          </w:tcPr>
          <w:p w:rsidR="00806BF2" w:rsidRPr="009B50C8" w:rsidRDefault="00806BF2" w:rsidP="00806BF2">
            <w:pPr>
              <w:pStyle w:val="tabletextstyle"/>
              <w:jc w:val="center"/>
            </w:pPr>
            <w:r w:rsidRPr="009B50C8">
              <w:t>0.0</w:t>
            </w:r>
            <w:r>
              <w:t xml:space="preserve">2, </w:t>
            </w:r>
            <w:r w:rsidRPr="009B50C8">
              <w:t>0.04</w:t>
            </w:r>
          </w:p>
        </w:tc>
        <w:tc>
          <w:tcPr>
            <w:tcW w:w="2336" w:type="dxa"/>
            <w:vAlign w:val="center"/>
          </w:tcPr>
          <w:p w:rsidR="00806BF2" w:rsidRPr="009B50C8" w:rsidRDefault="003B7F27" w:rsidP="00806BF2">
            <w:pPr>
              <w:pStyle w:val="tabletextstyle"/>
              <w:jc w:val="center"/>
            </w:pPr>
            <w:r w:rsidRPr="009B50C8">
              <w:t>0.0</w:t>
            </w:r>
            <w:r>
              <w:t xml:space="preserve">2, </w:t>
            </w:r>
            <w:r w:rsidRPr="009B50C8">
              <w:t>0.04</w:t>
            </w:r>
          </w:p>
        </w:tc>
        <w:tc>
          <w:tcPr>
            <w:tcW w:w="2336" w:type="dxa"/>
            <w:vAlign w:val="center"/>
          </w:tcPr>
          <w:p w:rsidR="00806BF2" w:rsidRPr="009B50C8" w:rsidRDefault="003B7F27" w:rsidP="003B7F27">
            <w:pPr>
              <w:pStyle w:val="tabletextstyle"/>
              <w:jc w:val="center"/>
            </w:pPr>
            <w:r>
              <w:t>15, 25</w:t>
            </w:r>
          </w:p>
        </w:tc>
      </w:tr>
      <w:tr w:rsidR="00806BF2" w:rsidTr="00806BF2">
        <w:tc>
          <w:tcPr>
            <w:tcW w:w="2337" w:type="dxa"/>
            <w:vAlign w:val="center"/>
          </w:tcPr>
          <w:p w:rsidR="00806BF2" w:rsidRDefault="00806BF2" w:rsidP="00806BF2">
            <w:pPr>
              <w:pStyle w:val="ListParagraph1"/>
              <w:tabs>
                <w:tab w:val="left" w:pos="720"/>
                <w:tab w:val="left" w:pos="900"/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  <w:tc>
          <w:tcPr>
            <w:tcW w:w="2336" w:type="dxa"/>
            <w:vAlign w:val="center"/>
          </w:tcPr>
          <w:p w:rsidR="00806BF2" w:rsidRPr="009B50C8" w:rsidRDefault="00806BF2" w:rsidP="00806BF2">
            <w:pPr>
              <w:pStyle w:val="tabletextstyle"/>
              <w:jc w:val="center"/>
            </w:pPr>
            <w:r>
              <w:t>0.05</w:t>
            </w:r>
            <w:r w:rsidR="003B7F27">
              <w:t>,</w:t>
            </w:r>
            <w:r w:rsidRPr="009B50C8">
              <w:t xml:space="preserve"> 0.06</w:t>
            </w:r>
          </w:p>
        </w:tc>
        <w:tc>
          <w:tcPr>
            <w:tcW w:w="2336" w:type="dxa"/>
            <w:vAlign w:val="center"/>
          </w:tcPr>
          <w:p w:rsidR="00806BF2" w:rsidRPr="009B50C8" w:rsidRDefault="003B7F27" w:rsidP="00806BF2">
            <w:pPr>
              <w:pStyle w:val="tabletextstyle"/>
              <w:jc w:val="center"/>
            </w:pPr>
            <w:r>
              <w:t>0.05</w:t>
            </w:r>
            <w:r>
              <w:t>,</w:t>
            </w:r>
            <w:r w:rsidRPr="009B50C8">
              <w:t xml:space="preserve"> 0.06</w:t>
            </w:r>
          </w:p>
        </w:tc>
        <w:tc>
          <w:tcPr>
            <w:tcW w:w="2336" w:type="dxa"/>
            <w:vAlign w:val="center"/>
          </w:tcPr>
          <w:p w:rsidR="00806BF2" w:rsidRPr="009B50C8" w:rsidRDefault="003B7F27" w:rsidP="003B7F27">
            <w:pPr>
              <w:pStyle w:val="tabletextstyle"/>
              <w:jc w:val="center"/>
            </w:pPr>
            <w:r>
              <w:t>10, 60</w:t>
            </w:r>
          </w:p>
        </w:tc>
      </w:tr>
      <w:tr w:rsidR="00806BF2" w:rsidTr="00806BF2">
        <w:tc>
          <w:tcPr>
            <w:tcW w:w="2337" w:type="dxa"/>
            <w:vAlign w:val="center"/>
          </w:tcPr>
          <w:p w:rsidR="00806BF2" w:rsidRDefault="00806BF2" w:rsidP="00806BF2">
            <w:pPr>
              <w:pStyle w:val="ListParagraph1"/>
              <w:tabs>
                <w:tab w:val="left" w:pos="720"/>
                <w:tab w:val="left" w:pos="900"/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4</w:t>
            </w:r>
          </w:p>
        </w:tc>
        <w:tc>
          <w:tcPr>
            <w:tcW w:w="2336" w:type="dxa"/>
            <w:vAlign w:val="center"/>
          </w:tcPr>
          <w:p w:rsidR="00806BF2" w:rsidRPr="009B50C8" w:rsidRDefault="00806BF2" w:rsidP="003B7F27">
            <w:pPr>
              <w:pStyle w:val="tabletextstyle"/>
              <w:jc w:val="center"/>
            </w:pPr>
            <w:r>
              <w:t>0.025, 0.0</w:t>
            </w:r>
            <w:r w:rsidR="003B7F27">
              <w:t>4</w:t>
            </w:r>
            <w:r>
              <w:t>5,</w:t>
            </w:r>
          </w:p>
        </w:tc>
        <w:tc>
          <w:tcPr>
            <w:tcW w:w="2336" w:type="dxa"/>
            <w:vAlign w:val="center"/>
          </w:tcPr>
          <w:p w:rsidR="00806BF2" w:rsidRPr="009B50C8" w:rsidRDefault="003B7F27" w:rsidP="00806BF2">
            <w:pPr>
              <w:pStyle w:val="tabletextstyle"/>
              <w:jc w:val="center"/>
            </w:pPr>
            <w:r>
              <w:t>0.025, 0.045,</w:t>
            </w:r>
          </w:p>
        </w:tc>
        <w:tc>
          <w:tcPr>
            <w:tcW w:w="2336" w:type="dxa"/>
            <w:vAlign w:val="center"/>
          </w:tcPr>
          <w:p w:rsidR="00806BF2" w:rsidRPr="009B50C8" w:rsidRDefault="003B7F27" w:rsidP="00806BF2">
            <w:pPr>
              <w:pStyle w:val="tabletextstyle"/>
              <w:jc w:val="center"/>
            </w:pPr>
            <w:r>
              <w:t>5, 70</w:t>
            </w:r>
          </w:p>
        </w:tc>
      </w:tr>
    </w:tbl>
    <w:p w:rsidR="00806BF2" w:rsidRPr="009B50C8" w:rsidRDefault="00806BF2" w:rsidP="002370B5">
      <w:pPr>
        <w:pStyle w:val="ListParagraph1"/>
        <w:tabs>
          <w:tab w:val="left" w:pos="720"/>
          <w:tab w:val="left" w:pos="900"/>
          <w:tab w:val="left" w:pos="1260"/>
          <w:tab w:val="left" w:pos="1440"/>
        </w:tabs>
        <w:spacing w:before="0" w:after="0" w:line="360" w:lineRule="auto"/>
        <w:ind w:left="0" w:firstLine="567"/>
        <w:jc w:val="both"/>
        <w:rPr>
          <w:szCs w:val="28"/>
          <w:lang w:val="uk-UA"/>
        </w:rPr>
      </w:pPr>
    </w:p>
    <w:p w:rsidR="002370B5" w:rsidRPr="009B50C8" w:rsidRDefault="002370B5" w:rsidP="002370B5">
      <w:pPr>
        <w:pStyle w:val="MAIN"/>
      </w:pPr>
      <w:r w:rsidRPr="009B50C8">
        <w:t>Для отримання значень швидкості та струму, необхідних для побудови статичних механічних характеристик, в програмному компоненті Oscilloscope необхідно обрати для візуалізації швидкість двигуна (параметр №S-0-0048) та струм (параметр №P-0-0067).</w:t>
      </w:r>
    </w:p>
    <w:p w:rsidR="002370B5" w:rsidRPr="009B50C8" w:rsidRDefault="002370B5" w:rsidP="002370B5">
      <w:pPr>
        <w:pStyle w:val="MAIN"/>
      </w:pPr>
      <w:r w:rsidRPr="009B50C8">
        <w:t>Завдання моменту встановлюється в діапазоні від -</w:t>
      </w:r>
      <w:proofErr w:type="spellStart"/>
      <w:r w:rsidRPr="009B50C8">
        <w:t>M</w:t>
      </w:r>
      <w:r w:rsidRPr="009B50C8">
        <w:rPr>
          <w:vertAlign w:val="subscript"/>
        </w:rPr>
        <w:t>н</w:t>
      </w:r>
      <w:proofErr w:type="spellEnd"/>
      <w:r w:rsidRPr="009B50C8">
        <w:t xml:space="preserve"> до </w:t>
      </w:r>
      <w:proofErr w:type="spellStart"/>
      <w:r w:rsidRPr="009B50C8">
        <w:t>M</w:t>
      </w:r>
      <w:r w:rsidRPr="009B50C8">
        <w:rPr>
          <w:vertAlign w:val="subscript"/>
        </w:rPr>
        <w:t>н</w:t>
      </w:r>
      <w:proofErr w:type="spellEnd"/>
      <w:r w:rsidRPr="009B50C8">
        <w:t xml:space="preserve"> введенням завдання моментного струму в контролер навантажувального агрегату (параметр Р---21).</w:t>
      </w:r>
    </w:p>
    <w:p w:rsidR="002370B5" w:rsidRPr="009B50C8" w:rsidRDefault="002370B5" w:rsidP="002370B5">
      <w:pPr>
        <w:pStyle w:val="MAIN"/>
      </w:pPr>
      <w:r w:rsidRPr="009B50C8">
        <w:t>Зняття для зняття статичних характеристик необхідно зняти наступні графіки: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lastRenderedPageBreak/>
        <w:t xml:space="preserve">Задана швидкість обертання ротора рад/c (Параметр P0048 </w:t>
      </w:r>
      <w:proofErr w:type="spellStart"/>
      <w:r w:rsidRPr="009B50C8">
        <w:t>Efective</w:t>
      </w:r>
      <w:proofErr w:type="spellEnd"/>
      <w:r w:rsidRPr="009B50C8">
        <w:t xml:space="preserve"> </w:t>
      </w:r>
      <w:proofErr w:type="spellStart"/>
      <w:r w:rsidRPr="009B50C8">
        <w:t>velocity</w:t>
      </w:r>
      <w:proofErr w:type="spellEnd"/>
      <w:r w:rsidRPr="009B50C8">
        <w:t xml:space="preserve"> </w:t>
      </w:r>
      <w:proofErr w:type="spellStart"/>
      <w:r w:rsidRPr="009B50C8">
        <w:t>command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Фактична швидкість обертання ротора рад/с (Параметр S0040 </w:t>
      </w:r>
      <w:proofErr w:type="spellStart"/>
      <w:r w:rsidRPr="009B50C8">
        <w:t>Velocity</w:t>
      </w:r>
      <w:proofErr w:type="spellEnd"/>
      <w:r w:rsidRPr="009B50C8">
        <w:t xml:space="preserve"> </w:t>
      </w:r>
      <w:proofErr w:type="spellStart"/>
      <w:r w:rsidRPr="009B50C8">
        <w:t>feedback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MAIN"/>
      </w:pPr>
      <w:r w:rsidRPr="009B50C8">
        <w:t>У налаштуваннях осцилографа необхідно виконати розрахунок помилки швидкості та експортувати отриману величину як 3-й графік.</w:t>
      </w:r>
    </w:p>
    <w:p w:rsidR="002370B5" w:rsidRDefault="002370B5" w:rsidP="002370B5">
      <w:pPr>
        <w:pStyle w:val="MAIN"/>
      </w:pPr>
      <w:r w:rsidRPr="009B50C8">
        <w:t>2. Дослідження динамічних характеристик електроприводу. При дослідженні динамічних характеристик до двигуна прикладається статичний момент навантаження Мс величиною 0,1 Нм, 0,2 Нм, 0,3 Нм, 0,4 Нм (для всіх варіантів).</w:t>
      </w:r>
    </w:p>
    <w:p w:rsidR="003B7F27" w:rsidRPr="009B50C8" w:rsidRDefault="003B7F27" w:rsidP="003B7F27">
      <w:pPr>
        <w:pStyle w:val="tablecaption"/>
      </w:pPr>
      <w:r>
        <w:t>Таблиця 3</w:t>
      </w:r>
      <w:r w:rsidRPr="009B50C8">
        <w:t xml:space="preserve"> – Завдання швидкості</w:t>
      </w:r>
      <w:r>
        <w:t xml:space="preserve"> для зняття </w:t>
      </w:r>
      <w:r>
        <w:t xml:space="preserve">динамічних </w:t>
      </w:r>
      <w:r>
        <w:t>характеристик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3"/>
        <w:gridCol w:w="1822"/>
        <w:gridCol w:w="1981"/>
        <w:gridCol w:w="1982"/>
        <w:gridCol w:w="1840"/>
      </w:tblGrid>
      <w:tr w:rsidR="003B7F27" w:rsidRPr="009B50C8" w:rsidTr="004A5B38">
        <w:trPr>
          <w:trHeight w:val="423"/>
          <w:jc w:val="center"/>
        </w:trPr>
        <w:tc>
          <w:tcPr>
            <w:tcW w:w="1593" w:type="dxa"/>
            <w:vMerge w:val="restart"/>
            <w:shd w:val="clear" w:color="auto" w:fill="auto"/>
            <w:vAlign w:val="center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Завдання швидкості</w:t>
            </w:r>
          </w:p>
        </w:tc>
        <w:tc>
          <w:tcPr>
            <w:tcW w:w="7625" w:type="dxa"/>
            <w:gridSpan w:val="4"/>
            <w:shd w:val="clear" w:color="auto" w:fill="auto"/>
            <w:vAlign w:val="center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Номер варіанту</w:t>
            </w:r>
          </w:p>
        </w:tc>
      </w:tr>
      <w:tr w:rsidR="003B7F27" w:rsidRPr="009B50C8" w:rsidTr="004A5B38">
        <w:trPr>
          <w:trHeight w:val="639"/>
          <w:jc w:val="center"/>
        </w:trPr>
        <w:tc>
          <w:tcPr>
            <w:tcW w:w="1593" w:type="dxa"/>
            <w:vMerge/>
            <w:shd w:val="clear" w:color="auto" w:fill="auto"/>
            <w:vAlign w:val="center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</w:p>
        </w:tc>
        <w:tc>
          <w:tcPr>
            <w:tcW w:w="1822" w:type="dxa"/>
            <w:shd w:val="clear" w:color="auto" w:fill="auto"/>
            <w:vAlign w:val="center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1</w:t>
            </w:r>
          </w:p>
        </w:tc>
        <w:tc>
          <w:tcPr>
            <w:tcW w:w="1981" w:type="dxa"/>
            <w:shd w:val="clear" w:color="auto" w:fill="auto"/>
            <w:vAlign w:val="center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2</w:t>
            </w:r>
          </w:p>
        </w:tc>
        <w:tc>
          <w:tcPr>
            <w:tcW w:w="1982" w:type="dxa"/>
            <w:shd w:val="clear" w:color="auto" w:fill="auto"/>
            <w:vAlign w:val="center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3</w:t>
            </w:r>
          </w:p>
        </w:tc>
        <w:tc>
          <w:tcPr>
            <w:tcW w:w="1840" w:type="dxa"/>
            <w:shd w:val="clear" w:color="auto" w:fill="auto"/>
            <w:vAlign w:val="center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4</w:t>
            </w:r>
          </w:p>
        </w:tc>
      </w:tr>
      <w:tr w:rsidR="003B7F27" w:rsidRPr="009B50C8" w:rsidTr="004A5B38">
        <w:trPr>
          <w:jc w:val="center"/>
        </w:trPr>
        <w:tc>
          <w:tcPr>
            <w:tcW w:w="1593" w:type="dxa"/>
            <w:shd w:val="clear" w:color="auto" w:fill="auto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n</w:t>
            </w:r>
            <w:r w:rsidRPr="009B50C8">
              <w:rPr>
                <w:vertAlign w:val="subscript"/>
              </w:rPr>
              <w:t xml:space="preserve">1, </w:t>
            </w:r>
            <w:r w:rsidRPr="009B50C8">
              <w:t>об/хв</w:t>
            </w:r>
          </w:p>
        </w:tc>
        <w:tc>
          <w:tcPr>
            <w:tcW w:w="1822" w:type="dxa"/>
            <w:shd w:val="clear" w:color="auto" w:fill="auto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>
              <w:t>50</w:t>
            </w:r>
          </w:p>
        </w:tc>
        <w:tc>
          <w:tcPr>
            <w:tcW w:w="1981" w:type="dxa"/>
            <w:shd w:val="clear" w:color="auto" w:fill="auto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>
              <w:t>500</w:t>
            </w:r>
          </w:p>
        </w:tc>
        <w:tc>
          <w:tcPr>
            <w:tcW w:w="1982" w:type="dxa"/>
            <w:shd w:val="clear" w:color="auto" w:fill="auto"/>
          </w:tcPr>
          <w:p w:rsidR="003B7F27" w:rsidRPr="009B50C8" w:rsidRDefault="003B7F27" w:rsidP="003B7F27">
            <w:pPr>
              <w:pStyle w:val="tabletextstyle"/>
              <w:spacing w:line="360" w:lineRule="auto"/>
              <w:ind w:left="136"/>
              <w:jc w:val="center"/>
            </w:pPr>
            <w:r>
              <w:t>200</w:t>
            </w:r>
          </w:p>
        </w:tc>
        <w:tc>
          <w:tcPr>
            <w:tcW w:w="1840" w:type="dxa"/>
            <w:shd w:val="clear" w:color="auto" w:fill="auto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>
              <w:t>350</w:t>
            </w:r>
          </w:p>
        </w:tc>
      </w:tr>
      <w:tr w:rsidR="003B7F27" w:rsidRPr="009B50C8" w:rsidTr="004A5B38">
        <w:trPr>
          <w:jc w:val="center"/>
        </w:trPr>
        <w:tc>
          <w:tcPr>
            <w:tcW w:w="1593" w:type="dxa"/>
            <w:shd w:val="clear" w:color="auto" w:fill="auto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n</w:t>
            </w:r>
            <w:r w:rsidRPr="009B50C8">
              <w:rPr>
                <w:vertAlign w:val="subscript"/>
              </w:rPr>
              <w:t xml:space="preserve">2, </w:t>
            </w:r>
            <w:r w:rsidRPr="009B50C8">
              <w:t>об/хв</w:t>
            </w:r>
          </w:p>
        </w:tc>
        <w:tc>
          <w:tcPr>
            <w:tcW w:w="1822" w:type="dxa"/>
            <w:shd w:val="clear" w:color="auto" w:fill="auto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>
              <w:t>300</w:t>
            </w:r>
          </w:p>
        </w:tc>
        <w:tc>
          <w:tcPr>
            <w:tcW w:w="1981" w:type="dxa"/>
            <w:shd w:val="clear" w:color="auto" w:fill="auto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 w:rsidRPr="009B50C8">
              <w:t>700</w:t>
            </w:r>
          </w:p>
        </w:tc>
        <w:tc>
          <w:tcPr>
            <w:tcW w:w="1982" w:type="dxa"/>
            <w:shd w:val="clear" w:color="auto" w:fill="auto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>
              <w:t>4</w:t>
            </w:r>
            <w:r>
              <w:t>0</w:t>
            </w:r>
            <w:r w:rsidRPr="009B50C8">
              <w:t>0</w:t>
            </w:r>
          </w:p>
        </w:tc>
        <w:tc>
          <w:tcPr>
            <w:tcW w:w="1840" w:type="dxa"/>
            <w:shd w:val="clear" w:color="auto" w:fill="auto"/>
          </w:tcPr>
          <w:p w:rsidR="003B7F27" w:rsidRPr="009B50C8" w:rsidRDefault="003B7F27" w:rsidP="004A5B38">
            <w:pPr>
              <w:pStyle w:val="tabletextstyle"/>
              <w:spacing w:line="360" w:lineRule="auto"/>
              <w:ind w:left="136"/>
              <w:jc w:val="center"/>
            </w:pPr>
            <w:r>
              <w:t>800</w:t>
            </w:r>
          </w:p>
        </w:tc>
      </w:tr>
    </w:tbl>
    <w:p w:rsidR="003B7F27" w:rsidRDefault="003B7F27" w:rsidP="002370B5">
      <w:pPr>
        <w:pStyle w:val="MAIN"/>
      </w:pPr>
    </w:p>
    <w:p w:rsidR="002370B5" w:rsidRPr="009B50C8" w:rsidRDefault="002370B5" w:rsidP="002370B5">
      <w:pPr>
        <w:pStyle w:val="MAIN"/>
      </w:pPr>
      <w:r w:rsidRPr="009B50C8">
        <w:t>Для отримання динамічних характеристик приводу необхідно в програмному компоненті Oscilloscope обрати для візуалізації наступні величини:</w:t>
      </w:r>
    </w:p>
    <w:p w:rsidR="002370B5" w:rsidRPr="009B50C8" w:rsidRDefault="002370B5" w:rsidP="002370B5">
      <w:pPr>
        <w:pStyle w:val="MAIN"/>
      </w:pPr>
      <w:r w:rsidRPr="009B50C8">
        <w:t>В режимі регулювання швидкості: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Завдання швидкості. (P-0-0048 </w:t>
      </w:r>
      <w:proofErr w:type="spellStart"/>
      <w:r w:rsidRPr="009B50C8">
        <w:t>Efective</w:t>
      </w:r>
      <w:proofErr w:type="spellEnd"/>
      <w:r w:rsidRPr="009B50C8">
        <w:t xml:space="preserve"> </w:t>
      </w:r>
      <w:proofErr w:type="spellStart"/>
      <w:r w:rsidRPr="009B50C8">
        <w:t>velocity</w:t>
      </w:r>
      <w:proofErr w:type="spellEnd"/>
      <w:r w:rsidRPr="009B50C8">
        <w:t xml:space="preserve"> </w:t>
      </w:r>
      <w:proofErr w:type="spellStart"/>
      <w:r w:rsidRPr="009B50C8">
        <w:t>command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Відпрацювання швидкості. (S-0-0040 </w:t>
      </w:r>
      <w:proofErr w:type="spellStart"/>
      <w:r w:rsidRPr="009B50C8">
        <w:t>Velocity</w:t>
      </w:r>
      <w:proofErr w:type="spellEnd"/>
      <w:r w:rsidRPr="009B50C8">
        <w:t xml:space="preserve"> </w:t>
      </w:r>
      <w:proofErr w:type="spellStart"/>
      <w:r w:rsidRPr="009B50C8">
        <w:t>feedback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>Помилку відпрацювання швидкості. (Налаштувати розрахунок на осцилографі)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Переміщення протягом руху. (S-0-051 Position </w:t>
      </w:r>
      <w:proofErr w:type="spellStart"/>
      <w:r w:rsidRPr="009B50C8">
        <w:t>feedback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Заданий струм </w:t>
      </w:r>
      <w:proofErr w:type="spellStart"/>
      <w:r w:rsidRPr="009B50C8">
        <w:t>i</w:t>
      </w:r>
      <w:r w:rsidRPr="009B50C8">
        <w:rPr>
          <w:vertAlign w:val="subscript"/>
        </w:rPr>
        <w:t>d</w:t>
      </w:r>
      <w:proofErr w:type="spellEnd"/>
      <w:r w:rsidRPr="009B50C8">
        <w:rPr>
          <w:vertAlign w:val="superscript"/>
        </w:rPr>
        <w:t>*</w:t>
      </w:r>
      <w:r w:rsidRPr="009B50C8">
        <w:t xml:space="preserve">. (P-0-0039 </w:t>
      </w:r>
      <w:proofErr w:type="spellStart"/>
      <w:r w:rsidRPr="009B50C8">
        <w:t>Flux-generating</w:t>
      </w:r>
      <w:proofErr w:type="spellEnd"/>
      <w:r w:rsidRPr="009B50C8">
        <w:t xml:space="preserve"> </w:t>
      </w:r>
      <w:proofErr w:type="spellStart"/>
      <w:r w:rsidRPr="009B50C8">
        <w:t>current</w:t>
      </w:r>
      <w:proofErr w:type="spellEnd"/>
      <w:r w:rsidRPr="009B50C8">
        <w:t xml:space="preserve"> </w:t>
      </w:r>
      <w:proofErr w:type="spellStart"/>
      <w:r w:rsidRPr="009B50C8">
        <w:t>command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Заданий струм </w:t>
      </w:r>
      <w:proofErr w:type="spellStart"/>
      <w:r w:rsidRPr="009B50C8">
        <w:t>i</w:t>
      </w:r>
      <w:r w:rsidRPr="009B50C8">
        <w:rPr>
          <w:vertAlign w:val="subscript"/>
        </w:rPr>
        <w:t>q</w:t>
      </w:r>
      <w:proofErr w:type="spellEnd"/>
      <w:r w:rsidRPr="009B50C8">
        <w:rPr>
          <w:vertAlign w:val="superscript"/>
        </w:rPr>
        <w:t>*</w:t>
      </w:r>
      <w:r w:rsidRPr="009B50C8">
        <w:t xml:space="preserve">. (P-0-0038 </w:t>
      </w:r>
      <w:proofErr w:type="spellStart"/>
      <w:r w:rsidRPr="009B50C8">
        <w:t>Torque-generating</w:t>
      </w:r>
      <w:proofErr w:type="spellEnd"/>
      <w:r w:rsidRPr="009B50C8">
        <w:t xml:space="preserve"> </w:t>
      </w:r>
      <w:proofErr w:type="spellStart"/>
      <w:r w:rsidRPr="009B50C8">
        <w:t>current</w:t>
      </w:r>
      <w:proofErr w:type="spellEnd"/>
      <w:r w:rsidRPr="009B50C8">
        <w:t xml:space="preserve"> </w:t>
      </w:r>
      <w:proofErr w:type="spellStart"/>
      <w:r w:rsidRPr="009B50C8">
        <w:t>command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Відпрацювання струму </w:t>
      </w:r>
      <w:proofErr w:type="spellStart"/>
      <w:r w:rsidRPr="009B50C8">
        <w:t>i</w:t>
      </w:r>
      <w:r w:rsidRPr="009B50C8">
        <w:rPr>
          <w:vertAlign w:val="subscript"/>
        </w:rPr>
        <w:t>d</w:t>
      </w:r>
      <w:proofErr w:type="spellEnd"/>
      <w:r w:rsidRPr="009B50C8">
        <w:t xml:space="preserve">.(P-0-0044 </w:t>
      </w:r>
      <w:proofErr w:type="spellStart"/>
      <w:r w:rsidRPr="009B50C8">
        <w:t>Flux-generating</w:t>
      </w:r>
      <w:proofErr w:type="spellEnd"/>
      <w:r w:rsidRPr="009B50C8">
        <w:t xml:space="preserve"> </w:t>
      </w:r>
      <w:proofErr w:type="spellStart"/>
      <w:r w:rsidRPr="009B50C8">
        <w:t>current</w:t>
      </w:r>
      <w:proofErr w:type="spellEnd"/>
      <w:r w:rsidRPr="009B50C8">
        <w:t xml:space="preserve"> </w:t>
      </w:r>
      <w:proofErr w:type="spellStart"/>
      <w:r w:rsidRPr="009B50C8">
        <w:t>command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lastRenderedPageBreak/>
        <w:t xml:space="preserve">Відпрацювання струму </w:t>
      </w:r>
      <w:proofErr w:type="spellStart"/>
      <w:r w:rsidRPr="009B50C8">
        <w:t>i</w:t>
      </w:r>
      <w:r w:rsidRPr="009B50C8">
        <w:rPr>
          <w:vertAlign w:val="subscript"/>
        </w:rPr>
        <w:t>q</w:t>
      </w:r>
      <w:proofErr w:type="spellEnd"/>
      <w:r w:rsidRPr="009B50C8">
        <w:t xml:space="preserve">.(P-0-0043 </w:t>
      </w:r>
      <w:proofErr w:type="spellStart"/>
      <w:r w:rsidRPr="009B50C8">
        <w:t>Torque-generating</w:t>
      </w:r>
      <w:proofErr w:type="spellEnd"/>
      <w:r w:rsidRPr="009B50C8">
        <w:t xml:space="preserve"> </w:t>
      </w:r>
      <w:proofErr w:type="spellStart"/>
      <w:r w:rsidRPr="009B50C8">
        <w:t>current</w:t>
      </w:r>
      <w:proofErr w:type="spellEnd"/>
      <w:r w:rsidRPr="009B50C8">
        <w:t xml:space="preserve"> </w:t>
      </w:r>
      <w:proofErr w:type="spellStart"/>
      <w:r w:rsidRPr="009B50C8">
        <w:t>command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Напруга </w:t>
      </w:r>
      <w:proofErr w:type="spellStart"/>
      <w:r w:rsidRPr="009B50C8">
        <w:t>Uq</w:t>
      </w:r>
      <w:proofErr w:type="spellEnd"/>
      <w:r w:rsidRPr="009B50C8">
        <w:t xml:space="preserve"> .(P-0-0063 </w:t>
      </w:r>
      <w:proofErr w:type="spellStart"/>
      <w:r w:rsidRPr="009B50C8">
        <w:t>Torque-generating</w:t>
      </w:r>
      <w:proofErr w:type="spellEnd"/>
      <w:r w:rsidRPr="009B50C8">
        <w:t xml:space="preserve"> </w:t>
      </w:r>
      <w:proofErr w:type="spellStart"/>
      <w:r w:rsidRPr="009B50C8">
        <w:t>current</w:t>
      </w:r>
      <w:proofErr w:type="spellEnd"/>
      <w:r w:rsidRPr="009B50C8">
        <w:t xml:space="preserve"> </w:t>
      </w:r>
      <w:proofErr w:type="spellStart"/>
      <w:r w:rsidRPr="009B50C8">
        <w:t>command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Напруга </w:t>
      </w:r>
      <w:proofErr w:type="spellStart"/>
      <w:r w:rsidRPr="009B50C8">
        <w:t>Ud</w:t>
      </w:r>
      <w:proofErr w:type="spellEnd"/>
      <w:r w:rsidRPr="009B50C8">
        <w:t xml:space="preserve"> .(P-0-0064 </w:t>
      </w:r>
      <w:proofErr w:type="spellStart"/>
      <w:r w:rsidRPr="009B50C8">
        <w:t>Flux-generating</w:t>
      </w:r>
      <w:proofErr w:type="spellEnd"/>
      <w:r w:rsidRPr="009B50C8">
        <w:t xml:space="preserve"> </w:t>
      </w:r>
      <w:proofErr w:type="spellStart"/>
      <w:r w:rsidRPr="009B50C8">
        <w:t>current</w:t>
      </w:r>
      <w:proofErr w:type="spellEnd"/>
      <w:r w:rsidRPr="009B50C8">
        <w:t xml:space="preserve"> </w:t>
      </w:r>
      <w:proofErr w:type="spellStart"/>
      <w:r w:rsidRPr="009B50C8">
        <w:t>command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Струм фази статора (P-0-0067 </w:t>
      </w:r>
      <w:proofErr w:type="spellStart"/>
      <w:r w:rsidRPr="009B50C8">
        <w:t>Phase</w:t>
      </w:r>
      <w:proofErr w:type="spellEnd"/>
      <w:r w:rsidRPr="009B50C8">
        <w:t xml:space="preserve"> </w:t>
      </w:r>
      <w:proofErr w:type="spellStart"/>
      <w:r w:rsidRPr="009B50C8">
        <w:t>current</w:t>
      </w:r>
      <w:proofErr w:type="spellEnd"/>
      <w:r w:rsidRPr="009B50C8">
        <w:t xml:space="preserve"> U, </w:t>
      </w:r>
      <w:proofErr w:type="spellStart"/>
      <w:r w:rsidRPr="009B50C8">
        <w:t>actual</w:t>
      </w:r>
      <w:proofErr w:type="spellEnd"/>
      <w:r w:rsidRPr="009B50C8">
        <w:t xml:space="preserve"> </w:t>
      </w:r>
      <w:proofErr w:type="spellStart"/>
      <w:r w:rsidRPr="009B50C8">
        <w:t>value</w:t>
      </w:r>
      <w:proofErr w:type="spellEnd"/>
      <w:r w:rsidRPr="009B50C8">
        <w:t>)</w:t>
      </w:r>
    </w:p>
    <w:p w:rsidR="002370B5" w:rsidRPr="009B50C8" w:rsidRDefault="002370B5" w:rsidP="002370B5">
      <w:pPr>
        <w:pStyle w:val="listunordered"/>
        <w:tabs>
          <w:tab w:val="clear" w:pos="360"/>
        </w:tabs>
        <w:ind w:left="720" w:hanging="360"/>
      </w:pPr>
      <w:r w:rsidRPr="009B50C8">
        <w:t xml:space="preserve">Напруга ланки постійного струму (S-0-0380 DC </w:t>
      </w:r>
      <w:proofErr w:type="spellStart"/>
      <w:r w:rsidRPr="009B50C8">
        <w:t>bust</w:t>
      </w:r>
      <w:proofErr w:type="spellEnd"/>
      <w:r w:rsidRPr="009B50C8">
        <w:t xml:space="preserve"> </w:t>
      </w:r>
      <w:proofErr w:type="spellStart"/>
      <w:r w:rsidRPr="009B50C8">
        <w:t>voltage</w:t>
      </w:r>
      <w:proofErr w:type="spellEnd"/>
      <w:r w:rsidRPr="009B50C8">
        <w:t>)</w:t>
      </w:r>
    </w:p>
    <w:p w:rsidR="002370B5" w:rsidRPr="009B50C8" w:rsidRDefault="002370B5" w:rsidP="002370B5">
      <w:pPr>
        <w:pStyle w:val="ListParagraph1"/>
        <w:tabs>
          <w:tab w:val="left" w:pos="720"/>
          <w:tab w:val="left" w:pos="900"/>
          <w:tab w:val="left" w:pos="1260"/>
          <w:tab w:val="left" w:pos="1440"/>
        </w:tabs>
        <w:spacing w:before="0" w:after="0" w:line="360" w:lineRule="auto"/>
        <w:ind w:left="0"/>
        <w:jc w:val="both"/>
        <w:rPr>
          <w:szCs w:val="28"/>
          <w:lang w:val="uk-UA"/>
        </w:rPr>
      </w:pPr>
    </w:p>
    <w:p w:rsidR="002370B5" w:rsidRDefault="002370B5" w:rsidP="002370B5">
      <w:pPr>
        <w:pStyle w:val="MAIN"/>
      </w:pPr>
      <w:r w:rsidRPr="009B50C8">
        <w:t>Паспортні дані двигуна ПІК 8 – 6/2,5 наведено в таблиці 3.</w:t>
      </w:r>
    </w:p>
    <w:p w:rsidR="002370B5" w:rsidRPr="007A7801" w:rsidRDefault="002370B5" w:rsidP="002370B5">
      <w:pPr>
        <w:pStyle w:val="tablecaption"/>
      </w:pPr>
      <w:r w:rsidRPr="007A7801">
        <w:t>Таблиця 3 – Паспортні дані двигуна ПІК 8 – 6/2,5</w:t>
      </w:r>
    </w:p>
    <w:tbl>
      <w:tblPr>
        <w:tblW w:w="945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154"/>
        <w:gridCol w:w="3296"/>
      </w:tblGrid>
      <w:tr w:rsidR="002370B5" w:rsidRPr="009B50C8" w:rsidTr="00A606E9"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9"/>
              <w:keepNext/>
              <w:widowControl/>
              <w:spacing w:line="360" w:lineRule="auto"/>
              <w:ind w:left="244" w:firstLine="567"/>
              <w:rPr>
                <w:rStyle w:val="FontStyle87"/>
                <w:lang w:val="uk-UA" w:eastAsia="uk-UA"/>
              </w:rPr>
            </w:pPr>
            <w:r w:rsidRPr="009B50C8">
              <w:rPr>
                <w:rStyle w:val="FontStyle87"/>
                <w:lang w:val="uk-UA" w:eastAsia="uk-UA"/>
              </w:rPr>
              <w:t>Номінальна частота обертання</w:t>
            </w:r>
          </w:p>
        </w:tc>
        <w:tc>
          <w:tcPr>
            <w:tcW w:w="3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9"/>
              <w:keepNext/>
              <w:widowControl/>
              <w:spacing w:line="360" w:lineRule="auto"/>
              <w:ind w:left="752" w:hanging="48"/>
              <w:rPr>
                <w:sz w:val="28"/>
                <w:szCs w:val="28"/>
                <w:lang w:val="uk-UA"/>
              </w:rPr>
            </w:pPr>
            <w:r w:rsidRPr="004A5B38">
              <w:rPr>
                <w:position w:val="-12"/>
                <w:sz w:val="28"/>
                <w:szCs w:val="28"/>
                <w:lang w:val="uk-UA"/>
              </w:rPr>
              <w:object w:dxaOrig="1840" w:dyaOrig="360">
                <v:shape id="_x0000_i1025" type="#_x0000_t75" style="width:90.75pt;height:18.75pt" o:ole="">
                  <v:imagedata r:id="rId7" o:title=""/>
                </v:shape>
                <o:OLEObject Type="Embed" ProgID="Equation.DSMT4" ShapeID="_x0000_i1025" DrawAspect="Content" ObjectID="_1606213852" r:id="rId8"/>
              </w:object>
            </w:r>
          </w:p>
        </w:tc>
      </w:tr>
      <w:tr w:rsidR="002370B5" w:rsidRPr="009B50C8" w:rsidTr="00A606E9"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9"/>
              <w:keepNext/>
              <w:widowControl/>
              <w:spacing w:line="360" w:lineRule="auto"/>
              <w:ind w:left="244" w:firstLine="567"/>
              <w:rPr>
                <w:rStyle w:val="FontStyle87"/>
                <w:lang w:val="uk-UA" w:eastAsia="uk-UA"/>
              </w:rPr>
            </w:pPr>
            <w:r w:rsidRPr="009B50C8">
              <w:rPr>
                <w:rStyle w:val="FontStyle87"/>
                <w:lang w:val="uk-UA" w:eastAsia="uk-UA"/>
              </w:rPr>
              <w:t>Номінальний струм якоря</w:t>
            </w:r>
          </w:p>
        </w:tc>
        <w:tc>
          <w:tcPr>
            <w:tcW w:w="3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9"/>
              <w:keepNext/>
              <w:widowControl/>
              <w:spacing w:line="360" w:lineRule="auto"/>
              <w:ind w:left="752" w:hanging="48"/>
              <w:rPr>
                <w:rStyle w:val="FontStyle87"/>
                <w:lang w:val="uk-UA" w:eastAsia="en-US"/>
              </w:rPr>
            </w:pPr>
            <w:r w:rsidRPr="004A5B38">
              <w:rPr>
                <w:position w:val="-12"/>
                <w:sz w:val="28"/>
                <w:szCs w:val="28"/>
                <w:lang w:val="uk-UA"/>
              </w:rPr>
              <w:object w:dxaOrig="1160" w:dyaOrig="380">
                <v:shape id="_x0000_i1026" type="#_x0000_t75" style="width:57pt;height:18.75pt" o:ole="">
                  <v:imagedata r:id="rId9" o:title=""/>
                </v:shape>
                <o:OLEObject Type="Embed" ProgID="Equation.DSMT4" ShapeID="_x0000_i1026" DrawAspect="Content" ObjectID="_1606213853" r:id="rId10"/>
              </w:object>
            </w:r>
          </w:p>
        </w:tc>
      </w:tr>
      <w:tr w:rsidR="002370B5" w:rsidRPr="009B50C8" w:rsidTr="00A606E9"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9"/>
              <w:widowControl/>
              <w:spacing w:line="360" w:lineRule="auto"/>
              <w:ind w:left="244" w:firstLine="567"/>
              <w:rPr>
                <w:rStyle w:val="FontStyle87"/>
                <w:lang w:val="uk-UA" w:eastAsia="uk-UA"/>
              </w:rPr>
            </w:pPr>
            <w:r w:rsidRPr="009B50C8">
              <w:rPr>
                <w:rStyle w:val="FontStyle87"/>
                <w:lang w:val="uk-UA" w:eastAsia="uk-UA"/>
              </w:rPr>
              <w:t>Номінальна напруга якоря</w:t>
            </w:r>
          </w:p>
        </w:tc>
        <w:tc>
          <w:tcPr>
            <w:tcW w:w="3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9"/>
              <w:widowControl/>
              <w:spacing w:line="360" w:lineRule="auto"/>
              <w:ind w:left="752" w:hanging="48"/>
              <w:rPr>
                <w:rStyle w:val="FontStyle87"/>
                <w:lang w:val="uk-UA" w:eastAsia="uk-UA"/>
              </w:rPr>
            </w:pPr>
            <w:r w:rsidRPr="004A5B38">
              <w:rPr>
                <w:position w:val="-12"/>
                <w:sz w:val="28"/>
                <w:szCs w:val="28"/>
                <w:lang w:val="uk-UA"/>
              </w:rPr>
              <w:object w:dxaOrig="1280" w:dyaOrig="380">
                <v:shape id="_x0000_i1027" type="#_x0000_t75" style="width:63.75pt;height:18.75pt" o:ole="">
                  <v:imagedata r:id="rId11" o:title=""/>
                </v:shape>
                <o:OLEObject Type="Embed" ProgID="Equation.DSMT4" ShapeID="_x0000_i1027" DrawAspect="Content" ObjectID="_1606213854" r:id="rId12"/>
              </w:object>
            </w:r>
          </w:p>
        </w:tc>
      </w:tr>
      <w:tr w:rsidR="002370B5" w:rsidRPr="009B50C8" w:rsidTr="00A606E9"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9"/>
              <w:widowControl/>
              <w:spacing w:line="360" w:lineRule="auto"/>
              <w:ind w:left="244" w:firstLine="567"/>
              <w:rPr>
                <w:rStyle w:val="FontStyle87"/>
                <w:lang w:val="uk-UA" w:eastAsia="uk-UA"/>
              </w:rPr>
            </w:pPr>
            <w:r w:rsidRPr="009B50C8">
              <w:rPr>
                <w:rStyle w:val="FontStyle87"/>
                <w:lang w:val="uk-UA" w:eastAsia="uk-UA"/>
              </w:rPr>
              <w:t>Номінальний момент</w:t>
            </w:r>
          </w:p>
        </w:tc>
        <w:tc>
          <w:tcPr>
            <w:tcW w:w="3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9"/>
              <w:widowControl/>
              <w:spacing w:line="360" w:lineRule="auto"/>
              <w:ind w:left="752" w:hanging="48"/>
              <w:rPr>
                <w:rStyle w:val="FontStyle87"/>
                <w:lang w:val="uk-UA" w:eastAsia="en-US"/>
              </w:rPr>
            </w:pPr>
            <w:r w:rsidRPr="004A5B38">
              <w:rPr>
                <w:position w:val="-12"/>
                <w:sz w:val="28"/>
                <w:szCs w:val="28"/>
                <w:lang w:val="uk-UA"/>
              </w:rPr>
              <w:object w:dxaOrig="1500" w:dyaOrig="380">
                <v:shape id="_x0000_i1028" type="#_x0000_t75" style="width:75pt;height:18.75pt" o:ole="">
                  <v:imagedata r:id="rId13" o:title=""/>
                </v:shape>
                <o:OLEObject Type="Embed" ProgID="Equation.DSMT4" ShapeID="_x0000_i1028" DrawAspect="Content" ObjectID="_1606213855" r:id="rId14"/>
              </w:object>
            </w:r>
          </w:p>
        </w:tc>
      </w:tr>
      <w:tr w:rsidR="002370B5" w:rsidRPr="009B50C8" w:rsidTr="00A606E9"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14"/>
              <w:widowControl/>
              <w:spacing w:line="360" w:lineRule="auto"/>
              <w:ind w:left="244" w:firstLine="567"/>
              <w:rPr>
                <w:rStyle w:val="FontStyle87"/>
                <w:lang w:val="uk-UA" w:eastAsia="uk-UA"/>
              </w:rPr>
            </w:pPr>
            <w:r w:rsidRPr="009B50C8">
              <w:rPr>
                <w:rStyle w:val="FontStyle87"/>
                <w:lang w:val="uk-UA" w:eastAsia="uk-UA"/>
              </w:rPr>
              <w:t>Індуктивність якоря</w:t>
            </w:r>
          </w:p>
        </w:tc>
        <w:tc>
          <w:tcPr>
            <w:tcW w:w="3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55"/>
              <w:widowControl/>
              <w:spacing w:line="360" w:lineRule="auto"/>
              <w:ind w:left="763" w:hanging="48"/>
              <w:jc w:val="both"/>
              <w:rPr>
                <w:rStyle w:val="FontStyle89"/>
                <w:sz w:val="28"/>
                <w:szCs w:val="28"/>
                <w:lang w:val="uk-UA" w:eastAsia="el-GR"/>
              </w:rPr>
            </w:pPr>
            <w:r w:rsidRPr="004A5B38">
              <w:rPr>
                <w:position w:val="-12"/>
                <w:sz w:val="28"/>
                <w:szCs w:val="28"/>
                <w:lang w:val="uk-UA"/>
              </w:rPr>
              <w:object w:dxaOrig="1540" w:dyaOrig="360">
                <v:shape id="_x0000_i1029" type="#_x0000_t75" style="width:76.5pt;height:18.75pt" o:ole="">
                  <v:imagedata r:id="rId15" o:title=""/>
                </v:shape>
                <o:OLEObject Type="Embed" ProgID="Equation.DSMT4" ShapeID="_x0000_i1029" DrawAspect="Content" ObjectID="_1606213856" r:id="rId16"/>
              </w:object>
            </w:r>
          </w:p>
        </w:tc>
      </w:tr>
      <w:tr w:rsidR="002370B5" w:rsidRPr="009B50C8" w:rsidTr="00A606E9"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14"/>
              <w:widowControl/>
              <w:spacing w:line="360" w:lineRule="auto"/>
              <w:ind w:left="244" w:firstLine="567"/>
              <w:rPr>
                <w:rStyle w:val="FontStyle87"/>
                <w:lang w:val="uk-UA" w:eastAsia="uk-UA"/>
              </w:rPr>
            </w:pPr>
            <w:r w:rsidRPr="009B50C8">
              <w:rPr>
                <w:rStyle w:val="FontStyle87"/>
                <w:lang w:val="uk-UA" w:eastAsia="uk-UA"/>
              </w:rPr>
              <w:t>Активний опір якоря</w:t>
            </w:r>
          </w:p>
        </w:tc>
        <w:tc>
          <w:tcPr>
            <w:tcW w:w="3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0B5" w:rsidRPr="009B50C8" w:rsidRDefault="002370B5" w:rsidP="00A606E9">
            <w:pPr>
              <w:pStyle w:val="Style55"/>
              <w:widowControl/>
              <w:spacing w:line="360" w:lineRule="auto"/>
              <w:ind w:left="773" w:hanging="48"/>
              <w:jc w:val="both"/>
              <w:rPr>
                <w:rStyle w:val="FontStyle89"/>
                <w:sz w:val="28"/>
                <w:szCs w:val="28"/>
                <w:lang w:val="uk-UA" w:eastAsia="en-US"/>
              </w:rPr>
            </w:pPr>
            <w:r w:rsidRPr="004A5B38">
              <w:rPr>
                <w:position w:val="-12"/>
                <w:sz w:val="28"/>
                <w:szCs w:val="28"/>
                <w:lang w:val="uk-UA"/>
              </w:rPr>
              <w:object w:dxaOrig="1080" w:dyaOrig="360">
                <v:shape id="_x0000_i1030" type="#_x0000_t75" style="width:53.25pt;height:18.75pt" o:ole="">
                  <v:imagedata r:id="rId17" o:title=""/>
                </v:shape>
                <o:OLEObject Type="Embed" ProgID="Equation.DSMT4" ShapeID="_x0000_i1030" DrawAspect="Content" ObjectID="_1606213857" r:id="rId18"/>
              </w:object>
            </w:r>
          </w:p>
        </w:tc>
      </w:tr>
    </w:tbl>
    <w:p w:rsidR="002370B5" w:rsidRPr="009B50C8" w:rsidRDefault="002370B5" w:rsidP="002370B5">
      <w:pPr>
        <w:pStyle w:val="Style20"/>
        <w:widowControl/>
        <w:spacing w:line="360" w:lineRule="auto"/>
        <w:ind w:left="686" w:right="2592"/>
        <w:rPr>
          <w:sz w:val="28"/>
          <w:szCs w:val="28"/>
          <w:lang w:val="uk-UA"/>
        </w:rPr>
      </w:pPr>
    </w:p>
    <w:p w:rsidR="002370B5" w:rsidRDefault="002370B5" w:rsidP="002370B5">
      <w:pPr>
        <w:pStyle w:val="MAIN"/>
      </w:pPr>
      <w:r w:rsidRPr="009B50C8">
        <w:t xml:space="preserve">Основні параметри двигуна </w:t>
      </w:r>
      <w:r w:rsidRPr="009B50C8">
        <w:rPr>
          <w:i/>
        </w:rPr>
        <w:t>MSK030В</w:t>
      </w:r>
      <w:r w:rsidRPr="009B50C8">
        <w:t xml:space="preserve"> зведено в табл.4.</w:t>
      </w:r>
    </w:p>
    <w:p w:rsidR="002370B5" w:rsidRPr="009B50C8" w:rsidRDefault="002370B5" w:rsidP="002370B5">
      <w:pPr>
        <w:pStyle w:val="tablecaption"/>
      </w:pPr>
      <w:r w:rsidRPr="009B50C8">
        <w:t xml:space="preserve">Таблиця 4 – Основні параметри двигуна </w:t>
      </w:r>
      <w:r w:rsidRPr="009B50C8">
        <w:rPr>
          <w:i/>
        </w:rPr>
        <w:t>MSK030В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32"/>
        <w:gridCol w:w="3180"/>
      </w:tblGrid>
      <w:tr w:rsidR="002370B5" w:rsidRPr="004A5B38" w:rsidTr="002370B5">
        <w:tc>
          <w:tcPr>
            <w:tcW w:w="6232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t>Номінальний струм</w:t>
            </w:r>
          </w:p>
        </w:tc>
        <w:tc>
          <w:tcPr>
            <w:tcW w:w="3180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object w:dxaOrig="1100" w:dyaOrig="380">
                <v:shape id="_x0000_i1032" type="#_x0000_t75" style="width:54.75pt;height:18.75pt" o:ole="">
                  <v:imagedata r:id="rId19" o:title=""/>
                </v:shape>
                <o:OLEObject Type="Embed" ProgID="Equation.DSMT4" ShapeID="_x0000_i1032" DrawAspect="Content" ObjectID="_1606213858" r:id="rId20"/>
              </w:object>
            </w:r>
          </w:p>
        </w:tc>
      </w:tr>
      <w:tr w:rsidR="002370B5" w:rsidRPr="004A5B38" w:rsidTr="002370B5">
        <w:tc>
          <w:tcPr>
            <w:tcW w:w="6232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t>Номінальна напруга</w:t>
            </w:r>
          </w:p>
        </w:tc>
        <w:tc>
          <w:tcPr>
            <w:tcW w:w="3180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object w:dxaOrig="1740" w:dyaOrig="380">
                <v:shape id="_x0000_i1033" type="#_x0000_t75" style="width:86.25pt;height:18.75pt" o:ole="">
                  <v:imagedata r:id="rId21" o:title=""/>
                </v:shape>
                <o:OLEObject Type="Embed" ProgID="Equation.DSMT4" ShapeID="_x0000_i1033" DrawAspect="Content" ObjectID="_1606213859" r:id="rId22"/>
              </w:object>
            </w:r>
          </w:p>
        </w:tc>
      </w:tr>
      <w:tr w:rsidR="002370B5" w:rsidRPr="004A5B38" w:rsidTr="002370B5">
        <w:tc>
          <w:tcPr>
            <w:tcW w:w="6232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t>Номінальний момент</w:t>
            </w:r>
          </w:p>
        </w:tc>
        <w:tc>
          <w:tcPr>
            <w:tcW w:w="3180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object w:dxaOrig="1520" w:dyaOrig="380">
                <v:shape id="_x0000_i1034" type="#_x0000_t75" style="width:76.5pt;height:18.75pt" o:ole="">
                  <v:imagedata r:id="rId23" o:title=""/>
                </v:shape>
                <o:OLEObject Type="Embed" ProgID="Equation.DSMT4" ShapeID="_x0000_i1034" DrawAspect="Content" ObjectID="_1606213860" r:id="rId24"/>
              </w:object>
            </w:r>
          </w:p>
        </w:tc>
      </w:tr>
      <w:tr w:rsidR="002370B5" w:rsidRPr="004A5B38" w:rsidTr="002370B5">
        <w:tc>
          <w:tcPr>
            <w:tcW w:w="6232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t>Опір статора</w:t>
            </w:r>
          </w:p>
        </w:tc>
        <w:tc>
          <w:tcPr>
            <w:tcW w:w="3180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object w:dxaOrig="1320" w:dyaOrig="360">
                <v:shape id="_x0000_i1035" type="#_x0000_t75" style="width:65.25pt;height:18.75pt" o:ole="">
                  <v:imagedata r:id="rId25" o:title=""/>
                </v:shape>
                <o:OLEObject Type="Embed" ProgID="Equation.DSMT4" ShapeID="_x0000_i1035" DrawAspect="Content" ObjectID="_1606213861" r:id="rId26"/>
              </w:object>
            </w:r>
          </w:p>
        </w:tc>
      </w:tr>
      <w:tr w:rsidR="002370B5" w:rsidRPr="004A5B38" w:rsidTr="002370B5">
        <w:tc>
          <w:tcPr>
            <w:tcW w:w="6232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t>Індуктивність статора</w:t>
            </w:r>
          </w:p>
        </w:tc>
        <w:tc>
          <w:tcPr>
            <w:tcW w:w="3180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object w:dxaOrig="1660" w:dyaOrig="360">
                <v:shape id="_x0000_i1036" type="#_x0000_t75" style="width:83.25pt;height:18.75pt" o:ole="">
                  <v:imagedata r:id="rId27" o:title=""/>
                </v:shape>
                <o:OLEObject Type="Embed" ProgID="Equation.DSMT4" ShapeID="_x0000_i1036" DrawAspect="Content" ObjectID="_1606213862" r:id="rId28"/>
              </w:object>
            </w:r>
          </w:p>
        </w:tc>
      </w:tr>
      <w:tr w:rsidR="002370B5" w:rsidRPr="004A5B38" w:rsidTr="002370B5">
        <w:tc>
          <w:tcPr>
            <w:tcW w:w="6232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t>Момент інерції ротора</w:t>
            </w:r>
          </w:p>
        </w:tc>
        <w:tc>
          <w:tcPr>
            <w:tcW w:w="3180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object w:dxaOrig="2180" w:dyaOrig="420">
                <v:shape id="_x0000_i1037" type="#_x0000_t75" style="width:108.75pt;height:21.75pt" o:ole="">
                  <v:imagedata r:id="rId29" o:title=""/>
                </v:shape>
                <o:OLEObject Type="Embed" ProgID="Equation.DSMT4" ShapeID="_x0000_i1037" DrawAspect="Content" ObjectID="_1606213863" r:id="rId30"/>
              </w:object>
            </w:r>
          </w:p>
        </w:tc>
      </w:tr>
      <w:tr w:rsidR="002370B5" w:rsidRPr="004A5B38" w:rsidTr="002370B5">
        <w:tc>
          <w:tcPr>
            <w:tcW w:w="6232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t>Коефіцієнт моменту</w:t>
            </w:r>
          </w:p>
        </w:tc>
        <w:tc>
          <w:tcPr>
            <w:tcW w:w="3180" w:type="dxa"/>
            <w:shd w:val="clear" w:color="auto" w:fill="auto"/>
          </w:tcPr>
          <w:p w:rsidR="002370B5" w:rsidRPr="004A5B38" w:rsidRDefault="002370B5" w:rsidP="00A606E9">
            <w:pPr>
              <w:pStyle w:val="MAIN"/>
            </w:pPr>
            <w:r w:rsidRPr="004A5B38">
              <w:object w:dxaOrig="1100" w:dyaOrig="380">
                <v:shape id="_x0000_i1038" type="#_x0000_t75" style="width:54.75pt;height:19.5pt" o:ole="">
                  <v:imagedata r:id="rId31" o:title=""/>
                </v:shape>
                <o:OLEObject Type="Embed" ProgID="Equation.DSMT4" ShapeID="_x0000_i1038" DrawAspect="Content" ObjectID="_1606213864" r:id="rId32"/>
              </w:object>
            </w:r>
          </w:p>
        </w:tc>
      </w:tr>
    </w:tbl>
    <w:p w:rsidR="002370B5" w:rsidRDefault="002370B5" w:rsidP="002370B5">
      <w:pPr>
        <w:pStyle w:val="MAIN"/>
        <w:ind w:firstLine="0"/>
      </w:pPr>
    </w:p>
    <w:p w:rsidR="002370B5" w:rsidRDefault="002370B5" w:rsidP="002370B5">
      <w:pPr>
        <w:pStyle w:val="tablecaption"/>
      </w:pPr>
      <w:r>
        <w:lastRenderedPageBreak/>
        <w:t>Таблиця 5</w:t>
      </w:r>
      <w:r w:rsidRPr="009B50C8">
        <w:t xml:space="preserve"> – </w:t>
      </w:r>
      <w:r>
        <w:t>Таблиця для зняття статичних характеристик.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7"/>
        <w:gridCol w:w="2806"/>
        <w:gridCol w:w="3143"/>
        <w:gridCol w:w="2101"/>
      </w:tblGrid>
      <w:tr w:rsidR="002370B5" w:rsidRPr="00514BA9" w:rsidTr="002370B5">
        <w:trPr>
          <w:trHeight w:val="639"/>
        </w:trPr>
        <w:tc>
          <w:tcPr>
            <w:tcW w:w="1697" w:type="dxa"/>
            <w:shd w:val="clear" w:color="auto" w:fill="auto"/>
            <w:vAlign w:val="center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 w:rsidRPr="00514BA9">
              <w:rPr>
                <w:szCs w:val="28"/>
                <w:lang w:val="uk-UA"/>
              </w:rPr>
              <w:t>Завдання швидкості,</w:t>
            </w:r>
          </w:p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 w:rsidRPr="00514BA9">
              <w:rPr>
                <w:szCs w:val="28"/>
                <w:lang w:val="uk-UA"/>
              </w:rPr>
              <w:t>об/хв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 w:rsidRPr="00514BA9">
              <w:rPr>
                <w:szCs w:val="28"/>
                <w:lang w:val="uk-UA"/>
              </w:rPr>
              <w:t>Швидкість двигуна, об/хв</w:t>
            </w:r>
          </w:p>
        </w:tc>
        <w:tc>
          <w:tcPr>
            <w:tcW w:w="3143" w:type="dxa"/>
            <w:shd w:val="clear" w:color="auto" w:fill="auto"/>
            <w:vAlign w:val="center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 w:rsidRPr="00514BA9">
              <w:rPr>
                <w:szCs w:val="28"/>
                <w:lang w:val="uk-UA"/>
              </w:rPr>
              <w:t>Швидкість двигуна, рад/с</w:t>
            </w:r>
          </w:p>
        </w:tc>
        <w:tc>
          <w:tcPr>
            <w:tcW w:w="2101" w:type="dxa"/>
            <w:shd w:val="clear" w:color="auto" w:fill="auto"/>
            <w:vAlign w:val="center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  <w:r w:rsidRPr="00514BA9">
              <w:rPr>
                <w:szCs w:val="28"/>
                <w:lang w:val="en-US"/>
              </w:rPr>
              <w:t>M</w:t>
            </w:r>
            <w:r w:rsidRPr="00514BA9">
              <w:rPr>
                <w:szCs w:val="28"/>
                <w:vertAlign w:val="subscript"/>
                <w:lang w:val="en-US"/>
              </w:rPr>
              <w:t>c</w:t>
            </w:r>
            <w:r w:rsidRPr="00514BA9">
              <w:rPr>
                <w:szCs w:val="28"/>
                <w:lang w:val="uk-UA"/>
              </w:rPr>
              <w:t>, Нм</w:t>
            </w:r>
          </w:p>
        </w:tc>
      </w:tr>
      <w:tr w:rsidR="002370B5" w:rsidRPr="00514BA9" w:rsidTr="00A606E9">
        <w:tc>
          <w:tcPr>
            <w:tcW w:w="1697" w:type="dxa"/>
            <w:vMerge w:val="restart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en-US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en-US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 w:val="restart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en-US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en-US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 w:val="restart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 w:val="restart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 w:val="restart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2370B5" w:rsidRPr="00514BA9" w:rsidTr="00A606E9">
        <w:tc>
          <w:tcPr>
            <w:tcW w:w="1697" w:type="dxa"/>
            <w:vMerge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806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3143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  <w:tc>
          <w:tcPr>
            <w:tcW w:w="2101" w:type="dxa"/>
            <w:shd w:val="clear" w:color="auto" w:fill="auto"/>
          </w:tcPr>
          <w:p w:rsidR="002370B5" w:rsidRPr="00514BA9" w:rsidRDefault="002370B5" w:rsidP="00A606E9">
            <w:pPr>
              <w:pStyle w:val="ListParagraph1"/>
              <w:tabs>
                <w:tab w:val="left" w:pos="1260"/>
                <w:tab w:val="left" w:pos="1440"/>
              </w:tabs>
              <w:spacing w:before="0" w:after="0" w:line="360" w:lineRule="auto"/>
              <w:ind w:left="0"/>
              <w:jc w:val="center"/>
              <w:rPr>
                <w:szCs w:val="28"/>
                <w:lang w:val="uk-UA"/>
              </w:rPr>
            </w:pPr>
          </w:p>
        </w:tc>
      </w:tr>
    </w:tbl>
    <w:p w:rsidR="00CB72CD" w:rsidRDefault="00CB72CD" w:rsidP="002370B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63E11" w:rsidRPr="00806BF2" w:rsidRDefault="00163E11" w:rsidP="00806BF2">
      <w:pPr>
        <w:pStyle w:val="Heading1"/>
      </w:pPr>
      <w:r w:rsidRPr="00806BF2">
        <w:lastRenderedPageBreak/>
        <w:t>2 Теорія векторного керування координатами в електромеханічних системах на основі синхронного двигуна</w:t>
      </w:r>
    </w:p>
    <w:p w:rsidR="00A606E9" w:rsidRDefault="00163E11" w:rsidP="00A606E9">
      <w:pPr>
        <w:pStyle w:val="Heading2"/>
      </w:pPr>
      <w:r w:rsidRPr="00163E11">
        <w:t xml:space="preserve">2.1 </w:t>
      </w:r>
      <w:r w:rsidR="00A606E9" w:rsidRPr="009B50C8">
        <w:t>Неявнополюсні синхронні двигуни зі збудженням від постійних магнітів та їх математична модель</w:t>
      </w:r>
    </w:p>
    <w:p w:rsidR="00163E11" w:rsidRDefault="00163E11" w:rsidP="00A606E9">
      <w:pPr>
        <w:pStyle w:val="MAIN"/>
      </w:pPr>
    </w:p>
    <w:p w:rsidR="00A606E9" w:rsidRPr="009B50C8" w:rsidRDefault="00A606E9" w:rsidP="00A606E9">
      <w:pPr>
        <w:pStyle w:val="MAIN"/>
      </w:pPr>
      <w:r w:rsidRPr="009B50C8">
        <w:t>Виходячи з теорії двофаз</w:t>
      </w:r>
      <w:r w:rsidR="00163E11">
        <w:t>ної узагальненої електричної</w:t>
      </w:r>
      <w:r w:rsidRPr="009B50C8">
        <w:t xml:space="preserve"> машини еквівалентна схематизація симетричного СД із збудженням від постійних магнітів має вигляд, показаний на </w:t>
      </w:r>
      <w:r>
        <w:t>рис. 2.5.</w:t>
      </w:r>
    </w:p>
    <w:p w:rsidR="00A606E9" w:rsidRPr="009B50C8" w:rsidRDefault="00A606E9" w:rsidP="00A606E9">
      <w:pPr>
        <w:pStyle w:val="MAIN"/>
      </w:pPr>
      <w:r w:rsidRPr="009B50C8">
        <w:t>На рис. 2.5 використано наступні стандартні позначення: (a-b), (d-q) –системи координат статора та ротора; (</w:t>
      </w:r>
      <w:r w:rsidRPr="004A5B38">
        <w:rPr>
          <w:position w:val="-12"/>
        </w:rPr>
        <w:object w:dxaOrig="840" w:dyaOrig="380">
          <v:shape id="_x0000_i1057" type="#_x0000_t75" style="width:42pt;height:18.75pt" o:ole="">
            <v:imagedata r:id="rId33" o:title=""/>
          </v:shape>
          <o:OLEObject Type="Embed" ProgID="Equation.DSMT4" ShapeID="_x0000_i1057" DrawAspect="Content" ObjectID="_1606213865" r:id="rId34"/>
        </w:object>
      </w:r>
      <w:r w:rsidRPr="009B50C8">
        <w:t>), (</w:t>
      </w:r>
      <w:r w:rsidRPr="004A5B38">
        <w:rPr>
          <w:position w:val="-12"/>
        </w:rPr>
        <w:object w:dxaOrig="680" w:dyaOrig="380">
          <v:shape id="_x0000_i1058" type="#_x0000_t75" style="width:33.75pt;height:18.75pt" o:ole="">
            <v:imagedata r:id="rId35" o:title=""/>
          </v:shape>
          <o:OLEObject Type="Embed" ProgID="Equation.DSMT4" ShapeID="_x0000_i1058" DrawAspect="Content" ObjectID="_1606213866" r:id="rId36"/>
        </w:object>
      </w:r>
      <w:r w:rsidRPr="009B50C8">
        <w:t xml:space="preserve">) – компоненти векторів напруги та струму статора, </w:t>
      </w:r>
      <w:r w:rsidRPr="004A5B38">
        <w:rPr>
          <w:position w:val="-12"/>
        </w:rPr>
        <w:object w:dxaOrig="1120" w:dyaOrig="380">
          <v:shape id="_x0000_i1059" type="#_x0000_t75" style="width:56.25pt;height:18.75pt" o:ole="">
            <v:imagedata r:id="rId37" o:title=""/>
          </v:shape>
          <o:OLEObject Type="Embed" ProgID="Equation.DSMT4" ShapeID="_x0000_i1059" DrawAspect="Content" ObjectID="_1606213867" r:id="rId38"/>
        </w:object>
      </w:r>
      <w:r w:rsidRPr="009B50C8">
        <w:t xml:space="preserve"> – струм фіктивного джерела струму, що схематизує дію постійних магнітів; </w:t>
      </w:r>
      <w:r w:rsidRPr="004A5B38">
        <w:rPr>
          <w:position w:val="-12"/>
        </w:rPr>
        <w:object w:dxaOrig="520" w:dyaOrig="360">
          <v:shape id="_x0000_i1060" type="#_x0000_t75" style="width:26.25pt;height:18.75pt" o:ole="">
            <v:imagedata r:id="rId39" o:title=""/>
          </v:shape>
          <o:OLEObject Type="Embed" ProgID="Equation.DSMT4" ShapeID="_x0000_i1060" DrawAspect="Content" ObjectID="_1606213868" r:id="rId40"/>
        </w:object>
      </w:r>
      <w:r w:rsidRPr="009B50C8">
        <w:t xml:space="preserve"> – кутове положення та кутова швидкість ротора відносно статора, </w:t>
      </w:r>
      <w:r w:rsidRPr="004A5B38">
        <w:rPr>
          <w:position w:val="-28"/>
        </w:rPr>
        <w:object w:dxaOrig="840" w:dyaOrig="720">
          <v:shape id="_x0000_i1061" type="#_x0000_t75" style="width:42pt;height:36.75pt" o:ole="">
            <v:imagedata r:id="rId41" o:title=""/>
          </v:shape>
          <o:OLEObject Type="Embed" ProgID="Equation.DSMT4" ShapeID="_x0000_i1061" DrawAspect="Content" ObjectID="_1606213869" r:id="rId42"/>
        </w:object>
      </w:r>
      <w:r w:rsidRPr="009B50C8">
        <w:t>.</w:t>
      </w:r>
    </w:p>
    <w:bookmarkStart w:id="0" w:name="_MON_1426946632"/>
    <w:bookmarkStart w:id="1" w:name="_MON_1427025590"/>
    <w:bookmarkStart w:id="2" w:name="_MON_1427030622"/>
    <w:bookmarkStart w:id="3" w:name="_MON_1321880960"/>
    <w:bookmarkStart w:id="4" w:name="_MON_1321881316"/>
    <w:bookmarkStart w:id="5" w:name="_MON_1321881319"/>
    <w:bookmarkEnd w:id="0"/>
    <w:bookmarkEnd w:id="1"/>
    <w:bookmarkEnd w:id="2"/>
    <w:bookmarkEnd w:id="3"/>
    <w:bookmarkEnd w:id="4"/>
    <w:bookmarkEnd w:id="5"/>
    <w:bookmarkStart w:id="6" w:name="_MON_1321955410"/>
    <w:bookmarkEnd w:id="6"/>
    <w:p w:rsidR="00A606E9" w:rsidRPr="009B50C8" w:rsidRDefault="00A606E9" w:rsidP="00A606E9">
      <w:pPr>
        <w:pStyle w:val="picture"/>
      </w:pPr>
      <w:r w:rsidRPr="004A5B38">
        <w:object w:dxaOrig="4695" w:dyaOrig="3750">
          <v:shape id="_x0000_i1062" type="#_x0000_t75" style="width:300pt;height:240.75pt" o:ole="" fillcolor="window">
            <v:imagedata r:id="rId43" o:title=""/>
          </v:shape>
          <o:OLEObject Type="Embed" ProgID="Word.Picture.8" ShapeID="_x0000_i1062" DrawAspect="Content" ObjectID="_1606213870" r:id="rId44"/>
        </w:object>
      </w:r>
    </w:p>
    <w:p w:rsidR="00A606E9" w:rsidRPr="009B50C8" w:rsidRDefault="00A606E9" w:rsidP="00A606E9">
      <w:pPr>
        <w:pStyle w:val="picturecaption"/>
      </w:pPr>
      <w:bookmarkStart w:id="7" w:name="_Ref531992646"/>
      <w:r w:rsidRPr="009B50C8">
        <w:t xml:space="preserve">Рисунок </w:t>
      </w:r>
      <w:r w:rsidRPr="004A5B38">
        <w:fldChar w:fldCharType="begin"/>
      </w:r>
      <w:r w:rsidRPr="009B50C8">
        <w:instrText xml:space="preserve"> STYLEREF 1 \s </w:instrText>
      </w:r>
      <w:r w:rsidRPr="004A5B38">
        <w:fldChar w:fldCharType="separate"/>
      </w:r>
      <w:r w:rsidR="00163E11">
        <w:t>0</w:t>
      </w:r>
      <w:r w:rsidRPr="004A5B38">
        <w:fldChar w:fldCharType="end"/>
      </w:r>
      <w:r w:rsidRPr="009B50C8">
        <w:t>.</w:t>
      </w:r>
      <w:r w:rsidRPr="004A5B38">
        <w:fldChar w:fldCharType="begin"/>
      </w:r>
      <w:r w:rsidRPr="009B50C8">
        <w:instrText xml:space="preserve"> SEQ Figure \* ARABIC \s 1 </w:instrText>
      </w:r>
      <w:r w:rsidRPr="004A5B38">
        <w:fldChar w:fldCharType="separate"/>
      </w:r>
      <w:r w:rsidR="00163E11">
        <w:t>1</w:t>
      </w:r>
      <w:r w:rsidRPr="004A5B38">
        <w:fldChar w:fldCharType="end"/>
      </w:r>
      <w:bookmarkEnd w:id="7"/>
      <w:r w:rsidRPr="009B50C8">
        <w:t xml:space="preserve"> – Схематизація</w:t>
      </w:r>
      <w:r>
        <w:t xml:space="preserve"> роботи</w:t>
      </w:r>
      <w:r w:rsidRPr="009B50C8">
        <w:t xml:space="preserve"> СД</w:t>
      </w:r>
      <w:r>
        <w:t xml:space="preserve"> із збудженням від постійних магнітів</w:t>
      </w:r>
    </w:p>
    <w:p w:rsidR="00A606E9" w:rsidRPr="009B50C8" w:rsidRDefault="00A606E9" w:rsidP="00A606E9">
      <w:pPr>
        <w:pStyle w:val="MAIN"/>
      </w:pPr>
      <w:r w:rsidRPr="009B50C8">
        <w:t>Вектори струму, потокозчеплення та напруги статора СД мають вигляд</w:t>
      </w:r>
    </w:p>
    <w:p w:rsidR="00A606E9" w:rsidRPr="004A5B38" w:rsidRDefault="00A606E9" w:rsidP="00A606E9">
      <w:pPr>
        <w:pStyle w:val="formula"/>
      </w:pPr>
      <w:r w:rsidRPr="004A5B38">
        <w:lastRenderedPageBreak/>
        <w:tab/>
      </w:r>
      <w:r w:rsidRPr="004A5B38">
        <w:rPr>
          <w:position w:val="-68"/>
        </w:rPr>
        <w:object w:dxaOrig="2340" w:dyaOrig="1560">
          <v:shape id="_x0000_i1063" type="#_x0000_t75" style="width:117pt;height:78pt" o:ole="">
            <v:imagedata r:id="rId45" o:title=""/>
          </v:shape>
          <o:OLEObject Type="Embed" ProgID="Equation.DSMT4" ShapeID="_x0000_i1063" DrawAspect="Content" ObjectID="_1606213871" r:id="rId46"/>
        </w:object>
      </w:r>
      <w:r>
        <w:t>.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1</w:instrText>
        </w:r>
      </w:fldSimple>
      <w:r w:rsidRPr="004A5B38">
        <w:instrText>)</w:instrText>
      </w:r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>За умов відсутності явнополюсності матриця індуктивностей електричної машини, що представлена на рис.2.5, має вигляд</w:t>
      </w:r>
    </w:p>
    <w:p w:rsidR="00A606E9" w:rsidRPr="004A5B38" w:rsidRDefault="00A606E9" w:rsidP="00A606E9">
      <w:pPr>
        <w:pStyle w:val="formula"/>
      </w:pPr>
      <w:r w:rsidRPr="004A5B38">
        <w:tab/>
      </w:r>
      <w:r w:rsidRPr="004A5B38">
        <w:rPr>
          <w:position w:val="-56"/>
        </w:rPr>
        <w:object w:dxaOrig="4340" w:dyaOrig="1260">
          <v:shape id="_x0000_i1064" type="#_x0000_t75" style="width:216.75pt;height:60.75pt" o:ole="">
            <v:imagedata r:id="rId47" o:title=""/>
          </v:shape>
          <o:OLEObject Type="Embed" ProgID="Equation.DSMT4" ShapeID="_x0000_i1064" DrawAspect="Content" ObjectID="_1606213872" r:id="rId48"/>
        </w:object>
      </w:r>
      <w:r w:rsidRPr="004A5B38">
        <w:t>,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bookmarkStart w:id="8" w:name="ZEqnNum720161"/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2</w:instrText>
        </w:r>
      </w:fldSimple>
      <w:r w:rsidRPr="004A5B38">
        <w:instrText>)</w:instrText>
      </w:r>
      <w:bookmarkEnd w:id="8"/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де </w:t>
      </w:r>
      <w:r w:rsidRPr="004A5B38">
        <w:rPr>
          <w:position w:val="-12"/>
        </w:rPr>
        <w:object w:dxaOrig="720" w:dyaOrig="380">
          <v:shape id="_x0000_i1065" type="#_x0000_t75" style="width:36.75pt;height:18.75pt" o:ole="">
            <v:imagedata r:id="rId49" o:title=""/>
          </v:shape>
          <o:OLEObject Type="Embed" ProgID="Equation.DSMT4" ShapeID="_x0000_i1065" DrawAspect="Content" ObjectID="_1606213873" r:id="rId50"/>
        </w:object>
      </w:r>
      <w:r w:rsidRPr="009B50C8">
        <w:t xml:space="preserve"> – індуктивності статорної та фіктивних обмоток, </w:t>
      </w:r>
      <w:r w:rsidRPr="004A5B38">
        <w:rPr>
          <w:position w:val="-12"/>
        </w:rPr>
        <w:object w:dxaOrig="380" w:dyaOrig="380">
          <v:shape id="_x0000_i1066" type="#_x0000_t75" style="width:18.75pt;height:18.75pt" o:ole="">
            <v:imagedata r:id="rId51" o:title=""/>
          </v:shape>
          <o:OLEObject Type="Embed" ProgID="Equation.DSMT4" ShapeID="_x0000_i1066" DrawAspect="Content" ObjectID="_1606213874" r:id="rId52"/>
        </w:object>
      </w:r>
      <w:r w:rsidRPr="009B50C8">
        <w:t> – індуктивність  контуру намагнічування, одна пара полюсів прийнята без втрати загальності.</w:t>
      </w:r>
    </w:p>
    <w:p w:rsidR="00A606E9" w:rsidRPr="009B50C8" w:rsidRDefault="00A606E9" w:rsidP="00A606E9">
      <w:pPr>
        <w:pStyle w:val="MAIN"/>
      </w:pPr>
      <w:r w:rsidRPr="009B50C8">
        <w:t>Електромагнітна енергія та момент узагальненої машини мають вигляд</w:t>
      </w:r>
    </w:p>
    <w:p w:rsidR="00A606E9" w:rsidRPr="004A5B38" w:rsidRDefault="00A606E9" w:rsidP="00A606E9">
      <w:pPr>
        <w:pStyle w:val="formula"/>
      </w:pPr>
      <w:r w:rsidRPr="004A5B38">
        <w:tab/>
      </w:r>
      <w:r w:rsidRPr="004A5B38">
        <w:rPr>
          <w:position w:val="-32"/>
        </w:rPr>
        <w:object w:dxaOrig="2280" w:dyaOrig="780">
          <v:shape id="_x0000_i1067" type="#_x0000_t75" style="width:114pt;height:39pt" o:ole="">
            <v:imagedata r:id="rId53" o:title=""/>
          </v:shape>
          <o:OLEObject Type="Embed" ProgID="Equation.DSMT4" ShapeID="_x0000_i1067" DrawAspect="Content" ObjectID="_1606213875" r:id="rId54"/>
        </w:object>
      </w:r>
      <w:r>
        <w:t>;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bookmarkStart w:id="9" w:name="ZEqnNum804133"/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3</w:instrText>
        </w:r>
      </w:fldSimple>
      <w:r w:rsidRPr="004A5B38">
        <w:instrText>)</w:instrText>
      </w:r>
      <w:bookmarkEnd w:id="9"/>
      <w:r w:rsidRPr="004A5B38">
        <w:fldChar w:fldCharType="end"/>
      </w:r>
    </w:p>
    <w:p w:rsidR="00A606E9" w:rsidRPr="004A5B38" w:rsidRDefault="00A606E9" w:rsidP="00A606E9">
      <w:pPr>
        <w:pStyle w:val="formula"/>
      </w:pPr>
      <w:r w:rsidRPr="004A5B38">
        <w:tab/>
      </w:r>
      <w:r w:rsidRPr="004A5B38">
        <w:rPr>
          <w:position w:val="-28"/>
        </w:rPr>
        <w:object w:dxaOrig="1440" w:dyaOrig="760">
          <v:shape id="_x0000_i1068" type="#_x0000_t75" style="width:1in;height:38.25pt" o:ole="">
            <v:imagedata r:id="rId55" o:title=""/>
          </v:shape>
          <o:OLEObject Type="Embed" ProgID="Equation.DSMT4" ShapeID="_x0000_i1068" DrawAspect="Content" ObjectID="_1606213876" r:id="rId56"/>
        </w:object>
      </w:r>
      <w:r>
        <w:t>.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bookmarkStart w:id="10" w:name="ZEqnNum253291"/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4</w:instrText>
        </w:r>
      </w:fldSimple>
      <w:r w:rsidRPr="004A5B38">
        <w:instrText>)</w:instrText>
      </w:r>
      <w:bookmarkEnd w:id="10"/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Після підстановки </w:t>
      </w:r>
      <w:r w:rsidRPr="004A5B38">
        <w:fldChar w:fldCharType="begin"/>
      </w:r>
      <w:r w:rsidRPr="009B50C8">
        <w:instrText xml:space="preserve"> GOTOBUTTON ZEqnNum720161  \* MERGEFORMAT </w:instrText>
      </w:r>
      <w:r w:rsidRPr="004A5B38">
        <w:fldChar w:fldCharType="begin"/>
      </w:r>
      <w:r w:rsidRPr="009B50C8">
        <w:instrText xml:space="preserve"> REF ZEqnNum720161 \* Charformat \! \* MERGEFORMAT </w:instrText>
      </w:r>
      <w:r w:rsidRPr="004A5B38">
        <w:fldChar w:fldCharType="separate"/>
      </w:r>
      <w:ins w:id="11" w:author="Пользователь Windows" w:date="2018-12-13T12:59:00Z">
        <w:r w:rsidR="00163E11" w:rsidRPr="004A5B38">
          <w:instrText>(</w:instrText>
        </w:r>
        <w:r w:rsidR="00163E11">
          <w:instrText>2</w:instrText>
        </w:r>
        <w:r w:rsidR="00163E11" w:rsidRPr="004A5B38">
          <w:instrText>.</w:instrText>
        </w:r>
        <w:r w:rsidR="00163E11">
          <w:instrText>2</w:instrText>
        </w:r>
        <w:r w:rsidR="00163E11" w:rsidRPr="004A5B3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– </w:t>
      </w:r>
      <w:r w:rsidRPr="004A5B38">
        <w:fldChar w:fldCharType="begin"/>
      </w:r>
      <w:r w:rsidRPr="009B50C8">
        <w:instrText xml:space="preserve"> GOTOBUTTON ZEqnNum804133  \* MERGEFORMAT </w:instrText>
      </w:r>
      <w:r w:rsidRPr="004A5B38">
        <w:fldChar w:fldCharType="begin"/>
      </w:r>
      <w:r w:rsidRPr="009B50C8">
        <w:instrText xml:space="preserve"> REF ZEqnNum804133 \* Charformat \! \* MERGEFORMAT </w:instrText>
      </w:r>
      <w:r w:rsidRPr="004A5B38">
        <w:fldChar w:fldCharType="separate"/>
      </w:r>
      <w:ins w:id="12" w:author="Пользователь Windows" w:date="2018-12-13T12:59:00Z">
        <w:r w:rsidR="00163E11" w:rsidRPr="004A5B38">
          <w:instrText>(</w:instrText>
        </w:r>
        <w:r w:rsidR="00163E11">
          <w:instrText>2</w:instrText>
        </w:r>
        <w:r w:rsidR="00163E11" w:rsidRPr="004A5B38">
          <w:instrText>.</w:instrText>
        </w:r>
        <w:r w:rsidR="00163E11">
          <w:instrText>3</w:instrText>
        </w:r>
        <w:r w:rsidR="00163E11" w:rsidRPr="004A5B3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в </w:t>
      </w:r>
      <w:r w:rsidRPr="004A5B38">
        <w:fldChar w:fldCharType="begin"/>
      </w:r>
      <w:r w:rsidRPr="009B50C8">
        <w:instrText xml:space="preserve"> GOTOBUTTON ZEqnNum253291  \* MERGEFORMAT </w:instrText>
      </w:r>
      <w:r w:rsidRPr="004A5B38">
        <w:fldChar w:fldCharType="begin"/>
      </w:r>
      <w:r w:rsidRPr="009B50C8">
        <w:instrText xml:space="preserve"> REF ZEqnNum253291 \* Charformat \! \* MERGEFORMAT </w:instrText>
      </w:r>
      <w:r w:rsidRPr="004A5B38">
        <w:fldChar w:fldCharType="separate"/>
      </w:r>
      <w:ins w:id="13" w:author="Пользователь Windows" w:date="2018-12-13T12:59:00Z">
        <w:r w:rsidR="00163E11" w:rsidRPr="004A5B38">
          <w:instrText>(</w:instrText>
        </w:r>
        <w:r w:rsidR="00163E11">
          <w:instrText>2</w:instrText>
        </w:r>
        <w:r w:rsidR="00163E11" w:rsidRPr="004A5B38">
          <w:instrText>.</w:instrText>
        </w:r>
        <w:r w:rsidR="00163E11">
          <w:instrText>4</w:instrText>
        </w:r>
        <w:r w:rsidR="00163E11" w:rsidRPr="004A5B3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отримаємо наступний вираз для моменту СД:</w:t>
      </w:r>
    </w:p>
    <w:p w:rsidR="00A606E9" w:rsidRPr="004A5B38" w:rsidRDefault="00A606E9" w:rsidP="00A606E9">
      <w:pPr>
        <w:pStyle w:val="formula"/>
      </w:pPr>
      <w:r w:rsidRPr="004A5B38">
        <w:rPr>
          <w:position w:val="-188"/>
        </w:rPr>
        <w:object w:dxaOrig="7440" w:dyaOrig="3900">
          <v:shape id="_x0000_i1069" type="#_x0000_t75" style="width:372pt;height:189.75pt" o:ole="">
            <v:imagedata r:id="rId57" o:title=""/>
          </v:shape>
          <o:OLEObject Type="Embed" ProgID="Equation.DSMT4" ShapeID="_x0000_i1069" DrawAspect="Content" ObjectID="_1606213877" r:id="rId58"/>
        </w:object>
      </w:r>
      <w:r>
        <w:t>.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bookmarkStart w:id="14" w:name="ZEqnNum868320"/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5</w:instrText>
        </w:r>
      </w:fldSimple>
      <w:r w:rsidRPr="004A5B38">
        <w:instrText>)</w:instrText>
      </w:r>
      <w:bookmarkEnd w:id="14"/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>Рівняння для потокозчеплень</w:t>
      </w:r>
    </w:p>
    <w:p w:rsidR="00A606E9" w:rsidRPr="004A5B38" w:rsidRDefault="00A606E9" w:rsidP="00A606E9">
      <w:pPr>
        <w:pStyle w:val="formula"/>
      </w:pPr>
      <w:r w:rsidRPr="004A5B38">
        <w:object w:dxaOrig="1240" w:dyaOrig="420">
          <v:shape id="_x0000_i1070" type="#_x0000_t75" style="width:60.75pt;height:19.5pt" o:ole="">
            <v:imagedata r:id="rId59" o:title=""/>
          </v:shape>
          <o:OLEObject Type="Embed" ProgID="Equation.DSMT4" ShapeID="_x0000_i1070" DrawAspect="Content" ObjectID="_1606213878" r:id="rId60"/>
        </w:object>
      </w:r>
    </w:p>
    <w:p w:rsidR="00A606E9" w:rsidRPr="009B50C8" w:rsidRDefault="00A606E9" w:rsidP="00A606E9">
      <w:pPr>
        <w:pStyle w:val="MAIN"/>
      </w:pPr>
      <w:r w:rsidRPr="009B50C8">
        <w:t xml:space="preserve">з урахуванням </w:t>
      </w:r>
      <w:r w:rsidRPr="004A5B38">
        <w:fldChar w:fldCharType="begin"/>
      </w:r>
      <w:r w:rsidRPr="009B50C8">
        <w:instrText xml:space="preserve"> GOTOBUTTON ZEqnNum868320  \* MERGEFORMAT </w:instrText>
      </w:r>
      <w:r w:rsidRPr="004A5B38">
        <w:fldChar w:fldCharType="begin"/>
      </w:r>
      <w:r w:rsidRPr="009B50C8">
        <w:instrText xml:space="preserve"> REF ZEqnNum868320 \* Charformat \! \* MERGEFORMAT </w:instrText>
      </w:r>
      <w:r w:rsidRPr="004A5B38">
        <w:fldChar w:fldCharType="separate"/>
      </w:r>
      <w:ins w:id="15" w:author="Пользователь Windows" w:date="2018-12-13T12:59:00Z">
        <w:r w:rsidR="00163E11" w:rsidRPr="004A5B38">
          <w:instrText>(</w:instrText>
        </w:r>
        <w:r w:rsidR="00163E11">
          <w:instrText>2</w:instrText>
        </w:r>
        <w:r w:rsidR="00163E11" w:rsidRPr="004A5B38">
          <w:instrText>.</w:instrText>
        </w:r>
        <w:r w:rsidR="00163E11">
          <w:instrText>5</w:instrText>
        </w:r>
        <w:r w:rsidR="00163E11" w:rsidRPr="004A5B3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набуває вигляду</w:t>
      </w:r>
    </w:p>
    <w:p w:rsidR="00A606E9" w:rsidRPr="004A5B38" w:rsidRDefault="00A606E9" w:rsidP="00A606E9">
      <w:pPr>
        <w:pStyle w:val="formula"/>
      </w:pPr>
      <w:r w:rsidRPr="004A5B38">
        <w:tab/>
      </w:r>
      <w:r w:rsidRPr="004A5B38">
        <w:rPr>
          <w:position w:val="-56"/>
        </w:rPr>
        <w:object w:dxaOrig="4900" w:dyaOrig="1260">
          <v:shape id="_x0000_i1071" type="#_x0000_t75" style="width:245.25pt;height:60.75pt" o:ole="">
            <v:imagedata r:id="rId61" o:title=""/>
          </v:shape>
          <o:OLEObject Type="Embed" ProgID="Equation.DSMT4" ShapeID="_x0000_i1071" DrawAspect="Content" ObjectID="_1606213879" r:id="rId62"/>
        </w:object>
      </w:r>
      <w:r w:rsidRPr="004A5B38">
        <w:t>,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6</w:instrText>
        </w:r>
      </w:fldSimple>
      <w:r w:rsidRPr="004A5B38">
        <w:instrText>)</w:instrText>
      </w:r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де </w:t>
      </w:r>
      <w:r w:rsidRPr="004A5B38">
        <w:rPr>
          <w:position w:val="-14"/>
        </w:rPr>
        <w:object w:dxaOrig="1460" w:dyaOrig="480">
          <v:shape id="_x0000_i1072" type="#_x0000_t75" style="width:72.75pt;height:24pt" o:ole="">
            <v:imagedata r:id="rId63" o:title=""/>
          </v:shape>
          <o:OLEObject Type="Embed" ProgID="Equation.DSMT4" ShapeID="_x0000_i1072" DrawAspect="Content" ObjectID="_1606213880" r:id="rId64"/>
        </w:object>
      </w:r>
      <w:r w:rsidRPr="009B50C8">
        <w:t xml:space="preserve">, </w:t>
      </w:r>
      <w:r w:rsidRPr="004A5B38">
        <w:rPr>
          <w:position w:val="-14"/>
        </w:rPr>
        <w:object w:dxaOrig="1939" w:dyaOrig="480">
          <v:shape id="_x0000_i1073" type="#_x0000_t75" style="width:97.5pt;height:24pt" o:ole="">
            <v:imagedata r:id="rId65" o:title=""/>
          </v:shape>
          <o:OLEObject Type="Embed" ProgID="Equation.DSMT4" ShapeID="_x0000_i1073" DrawAspect="Content" ObjectID="_1606213881" r:id="rId66"/>
        </w:object>
      </w:r>
      <w:r w:rsidRPr="009B50C8">
        <w:t xml:space="preserve"> – вектори струму та потокозчеплення статора.</w:t>
      </w:r>
    </w:p>
    <w:p w:rsidR="00A606E9" w:rsidRPr="009B50C8" w:rsidRDefault="00A606E9" w:rsidP="00A606E9">
      <w:pPr>
        <w:pStyle w:val="MAIN"/>
      </w:pPr>
      <w:r w:rsidRPr="009B50C8">
        <w:t>Узагальнене рівняння електричної рівноваги статорного кола у формі Кірхгофа запишеться</w:t>
      </w:r>
    </w:p>
    <w:p w:rsidR="00A606E9" w:rsidRPr="004A5B38" w:rsidRDefault="00A606E9" w:rsidP="00A606E9">
      <w:pPr>
        <w:pStyle w:val="formula"/>
      </w:pPr>
      <w:r w:rsidRPr="004A5B38">
        <w:tab/>
      </w:r>
      <w:r w:rsidRPr="004A5B38">
        <w:rPr>
          <w:position w:val="-28"/>
        </w:rPr>
        <w:object w:dxaOrig="1800" w:dyaOrig="720">
          <v:shape id="_x0000_i1074" type="#_x0000_t75" style="width:90pt;height:36.75pt" o:ole="">
            <v:imagedata r:id="rId67" o:title=""/>
          </v:shape>
          <o:OLEObject Type="Embed" ProgID="Equation.DSMT4" ShapeID="_x0000_i1074" DrawAspect="Content" ObjectID="_1606213882" r:id="rId68"/>
        </w:object>
      </w:r>
      <w:r w:rsidRPr="004A5B38">
        <w:t>,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bookmarkStart w:id="16" w:name="ZEqnNum121374"/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7</w:instrText>
        </w:r>
      </w:fldSimple>
      <w:r w:rsidRPr="004A5B38">
        <w:instrText>)</w:instrText>
      </w:r>
      <w:bookmarkEnd w:id="16"/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>в якому вектор потокозчеплення статора дорівнює</w:t>
      </w:r>
    </w:p>
    <w:p w:rsidR="00A606E9" w:rsidRPr="004A5B38" w:rsidRDefault="00A606E9" w:rsidP="00A606E9">
      <w:pPr>
        <w:pStyle w:val="formula"/>
      </w:pPr>
      <w:r w:rsidRPr="004A5B38">
        <w:tab/>
      </w:r>
      <w:r w:rsidRPr="004A5B38">
        <w:rPr>
          <w:position w:val="-36"/>
        </w:rPr>
        <w:object w:dxaOrig="4819" w:dyaOrig="859">
          <v:shape id="_x0000_i1075" type="#_x0000_t75" style="width:241.5pt;height:42.75pt" o:ole="">
            <v:imagedata r:id="rId69" o:title=""/>
          </v:shape>
          <o:OLEObject Type="Embed" ProgID="Equation.DSMT4" ShapeID="_x0000_i1075" DrawAspect="Content" ObjectID="_1606213883" r:id="rId70"/>
        </w:object>
      </w:r>
      <w:r w:rsidRPr="004A5B38">
        <w:t>,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bookmarkStart w:id="17" w:name="ZEqnNum203062"/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8</w:instrText>
        </w:r>
      </w:fldSimple>
      <w:r w:rsidRPr="004A5B38">
        <w:instrText>)</w:instrText>
      </w:r>
      <w:bookmarkEnd w:id="17"/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де </w:t>
      </w:r>
      <w:r w:rsidRPr="004A5B38">
        <w:rPr>
          <w:position w:val="-14"/>
        </w:rPr>
        <w:object w:dxaOrig="2060" w:dyaOrig="420">
          <v:shape id="_x0000_i1076" type="#_x0000_t75" style="width:105pt;height:19.5pt" o:ole="">
            <v:imagedata r:id="rId71" o:title=""/>
          </v:shape>
          <o:OLEObject Type="Embed" ProgID="Equation.DSMT4" ShapeID="_x0000_i1076" DrawAspect="Content" ObjectID="_1606213884" r:id="rId72"/>
        </w:object>
      </w:r>
      <w:r w:rsidRPr="009B50C8">
        <w:t xml:space="preserve"> – матриця активних опорів статора.</w:t>
      </w:r>
    </w:p>
    <w:p w:rsidR="00A606E9" w:rsidRPr="009B50C8" w:rsidRDefault="00A606E9" w:rsidP="00A606E9">
      <w:pPr>
        <w:pStyle w:val="MAIN"/>
      </w:pPr>
      <w:r w:rsidRPr="009B50C8">
        <w:lastRenderedPageBreak/>
        <w:t xml:space="preserve">Після підстановки </w:t>
      </w:r>
      <w:r w:rsidRPr="004A5B38">
        <w:fldChar w:fldCharType="begin"/>
      </w:r>
      <w:r w:rsidRPr="009B50C8">
        <w:instrText xml:space="preserve"> GOTOBUTTON ZEqnNum203062  \* MERGEFORMAT </w:instrText>
      </w:r>
      <w:r w:rsidRPr="004A5B38">
        <w:fldChar w:fldCharType="begin"/>
      </w:r>
      <w:r w:rsidRPr="009B50C8">
        <w:instrText xml:space="preserve"> REF ZEqnNum203062 \* Charformat \! \* MERGEFORMAT </w:instrText>
      </w:r>
      <w:r w:rsidRPr="004A5B38">
        <w:fldChar w:fldCharType="separate"/>
      </w:r>
      <w:ins w:id="18" w:author="Пользователь Windows" w:date="2018-12-13T12:59:00Z">
        <w:r w:rsidR="00163E11" w:rsidRPr="004A5B38">
          <w:instrText>(</w:instrText>
        </w:r>
        <w:r w:rsidR="00163E11">
          <w:instrText>2</w:instrText>
        </w:r>
        <w:r w:rsidR="00163E11" w:rsidRPr="004A5B38">
          <w:instrText>.</w:instrText>
        </w:r>
        <w:r w:rsidR="00163E11">
          <w:instrText>8</w:instrText>
        </w:r>
        <w:r w:rsidR="00163E11" w:rsidRPr="004A5B3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в </w:t>
      </w:r>
      <w:r w:rsidRPr="004A5B38">
        <w:fldChar w:fldCharType="begin"/>
      </w:r>
      <w:r w:rsidRPr="009B50C8">
        <w:instrText xml:space="preserve"> GOTOBUTTON ZEqnNum121374  \* MERGEFORMAT </w:instrText>
      </w:r>
      <w:r w:rsidRPr="004A5B38">
        <w:fldChar w:fldCharType="begin"/>
      </w:r>
      <w:r w:rsidRPr="009B50C8">
        <w:instrText xml:space="preserve"> REF ZEqnNum121374 \* Charformat \! \* MERGEFORMAT </w:instrText>
      </w:r>
      <w:r w:rsidRPr="004A5B38">
        <w:fldChar w:fldCharType="separate"/>
      </w:r>
      <w:ins w:id="19" w:author="Пользователь Windows" w:date="2018-12-13T12:59:00Z">
        <w:r w:rsidR="00163E11" w:rsidRPr="004A5B38">
          <w:instrText>(</w:instrText>
        </w:r>
        <w:r w:rsidR="00163E11">
          <w:instrText>2</w:instrText>
        </w:r>
        <w:r w:rsidR="00163E11" w:rsidRPr="004A5B38">
          <w:instrText>.</w:instrText>
        </w:r>
        <w:r w:rsidR="00163E11">
          <w:instrText>7</w:instrText>
        </w:r>
        <w:r w:rsidR="00163E11" w:rsidRPr="004A5B3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отримаємо</w:t>
      </w:r>
    </w:p>
    <w:p w:rsidR="00A606E9" w:rsidRPr="004A5B38" w:rsidRDefault="00A606E9" w:rsidP="00A606E9">
      <w:pPr>
        <w:pStyle w:val="formula"/>
      </w:pPr>
      <w:r w:rsidRPr="004A5B38">
        <w:tab/>
      </w:r>
      <w:r w:rsidRPr="004A5B38">
        <w:rPr>
          <w:position w:val="-68"/>
        </w:rPr>
        <w:object w:dxaOrig="6580" w:dyaOrig="1500">
          <v:shape id="_x0000_i1077" type="#_x0000_t75" style="width:329.25pt;height:75pt" o:ole="">
            <v:imagedata r:id="rId73" o:title=""/>
          </v:shape>
          <o:OLEObject Type="Embed" ProgID="Equation.DSMT4" ShapeID="_x0000_i1077" DrawAspect="Content" ObjectID="_1606213885" r:id="rId74"/>
        </w:object>
      </w:r>
      <w:r>
        <w:t>.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9</w:instrText>
        </w:r>
      </w:fldSimple>
      <w:r w:rsidRPr="004A5B38">
        <w:instrText>)</w:instrText>
      </w:r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>Для випадку, коли повний момент інерції механічної системі J постійний, динамічна модель електромеханічного об’єкта може бути отримана з (2.24), (2.28) у наступному вигляді</w:t>
      </w:r>
    </w:p>
    <w:p w:rsidR="00A606E9" w:rsidRPr="004A5B38" w:rsidRDefault="00A606E9" w:rsidP="00A606E9">
      <w:pPr>
        <w:pStyle w:val="formula"/>
      </w:pPr>
      <w:r w:rsidRPr="004A5B38">
        <w:tab/>
      </w:r>
      <w:r w:rsidRPr="004A5B38">
        <w:rPr>
          <w:position w:val="-102"/>
        </w:rPr>
        <w:object w:dxaOrig="4180" w:dyaOrig="2180">
          <v:shape id="_x0000_i1078" type="#_x0000_t75" style="width:209.25pt;height:108pt" o:ole="" fillcolor="window">
            <v:imagedata r:id="rId75" o:title=""/>
          </v:shape>
          <o:OLEObject Type="Embed" ProgID="Equation.DSMT4" ShapeID="_x0000_i1078" DrawAspect="Content" ObjectID="_1606213886" r:id="rId76"/>
        </w:object>
      </w:r>
      <w:r>
        <w:t>,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10</w:instrText>
        </w:r>
      </w:fldSimple>
      <w:r w:rsidRPr="004A5B38">
        <w:instrText>)</w:instrText>
      </w:r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де </w:t>
      </w:r>
      <w:r w:rsidRPr="004A5B38">
        <w:rPr>
          <w:position w:val="-26"/>
        </w:rPr>
        <w:object w:dxaOrig="2260" w:dyaOrig="700">
          <v:shape id="_x0000_i1079" type="#_x0000_t75" style="width:112.5pt;height:34.5pt" o:ole="">
            <v:imagedata r:id="rId77" o:title=""/>
          </v:shape>
          <o:OLEObject Type="Embed" ProgID="Equation.DSMT4" ShapeID="_x0000_i1079" DrawAspect="Content" ObjectID="_1606213887" r:id="rId78"/>
        </w:object>
      </w:r>
      <w:r w:rsidRPr="009B50C8">
        <w:t xml:space="preserve"> – коефіцієнт моменту, </w:t>
      </w:r>
      <w:r w:rsidRPr="004A5B38">
        <w:rPr>
          <w:position w:val="-12"/>
        </w:rPr>
        <w:object w:dxaOrig="420" w:dyaOrig="380">
          <v:shape id="_x0000_i1080" type="#_x0000_t75" style="width:19.5pt;height:18.75pt" o:ole="">
            <v:imagedata r:id="rId79" o:title=""/>
          </v:shape>
          <o:OLEObject Type="Embed" ProgID="Equation.DSMT4" ShapeID="_x0000_i1080" DrawAspect="Content" ObjectID="_1606213888" r:id="rId80"/>
        </w:object>
      </w:r>
      <w:r w:rsidRPr="009B50C8">
        <w:t xml:space="preserve"> – момент навантаження.</w:t>
      </w:r>
    </w:p>
    <w:p w:rsidR="00A606E9" w:rsidRPr="009B50C8" w:rsidRDefault="00A606E9" w:rsidP="00A606E9">
      <w:pPr>
        <w:pStyle w:val="MAIN"/>
      </w:pPr>
      <w:r w:rsidRPr="009B50C8">
        <w:t>Таким чином отримано математичну модель неявнополюсного синхронного двигуна зі збудженням від постійних магнітів, записану в стаціонарній системі координат статора (a-b),</w:t>
      </w:r>
      <w:r>
        <w:t xml:space="preserve"> яка</w:t>
      </w:r>
      <w:r w:rsidRPr="009B50C8">
        <w:t xml:space="preserve"> має вигляд, заданий рівняннями (2.29). </w:t>
      </w:r>
    </w:p>
    <w:p w:rsidR="00A606E9" w:rsidRPr="009B50C8" w:rsidRDefault="00A606E9" w:rsidP="00A606E9">
      <w:pPr>
        <w:pStyle w:val="MAIN"/>
      </w:pPr>
      <w:r w:rsidRPr="009B50C8">
        <w:t xml:space="preserve">Після перетворення змінних до системи координат ротора (d-q), орієнтованою за вектором </w:t>
      </w:r>
      <w:r w:rsidRPr="004A5B38">
        <w:rPr>
          <w:position w:val="-12"/>
        </w:rPr>
        <w:object w:dxaOrig="240" w:dyaOrig="380">
          <v:shape id="_x0000_i1081" type="#_x0000_t75" style="width:12pt;height:18.75pt" o:ole="" fillcolor="window">
            <v:imagedata r:id="rId81" o:title=""/>
          </v:shape>
          <o:OLEObject Type="Embed" ProgID="Equation.DSMT4" ShapeID="_x0000_i1081" DrawAspect="Content" ObjectID="_1606213889" r:id="rId82"/>
        </w:object>
      </w:r>
    </w:p>
    <w:p w:rsidR="00A606E9" w:rsidRPr="004A5B38" w:rsidRDefault="00A606E9" w:rsidP="00A606E9">
      <w:pPr>
        <w:pStyle w:val="formula"/>
      </w:pPr>
      <w:r w:rsidRPr="004A5B38">
        <w:tab/>
        <w:t xml:space="preserve"> </w:t>
      </w:r>
      <w:r w:rsidRPr="004A5B38">
        <w:rPr>
          <w:position w:val="-84"/>
        </w:rPr>
        <w:object w:dxaOrig="2160" w:dyaOrig="1820">
          <v:shape id="_x0000_i1082" type="#_x0000_t75" style="width:108.75pt;height:90pt" o:ole="" fillcolor="window">
            <v:imagedata r:id="rId83" o:title=""/>
          </v:shape>
          <o:OLEObject Type="Embed" ProgID="Equation.DSMT4" ShapeID="_x0000_i1082" DrawAspect="Content" ObjectID="_1606213890" r:id="rId84"/>
        </w:object>
      </w:r>
      <w:r>
        <w:t>,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bookmarkStart w:id="20" w:name="ZEqnNum169003"/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11</w:instrText>
        </w:r>
      </w:fldSimple>
      <w:r w:rsidRPr="004A5B38">
        <w:instrText>)</w:instrText>
      </w:r>
      <w:bookmarkEnd w:id="20"/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рівняння </w:t>
      </w:r>
      <w:r w:rsidRPr="004A5B38">
        <w:fldChar w:fldCharType="begin"/>
      </w:r>
      <w:r w:rsidRPr="009B50C8">
        <w:instrText xml:space="preserve"> GOTOBUTTON ZEqnNum169003  \* MERGEFORMAT </w:instrText>
      </w:r>
      <w:r w:rsidRPr="004A5B38">
        <w:fldChar w:fldCharType="begin"/>
      </w:r>
      <w:r w:rsidRPr="009B50C8">
        <w:instrText xml:space="preserve"> REF ZEqnNum169003 \* Charformat \! \* MERGEFORMAT </w:instrText>
      </w:r>
      <w:r w:rsidRPr="004A5B38">
        <w:fldChar w:fldCharType="separate"/>
      </w:r>
      <w:ins w:id="21" w:author="Пользователь Windows" w:date="2018-12-13T12:59:00Z">
        <w:r w:rsidR="00163E11" w:rsidRPr="004A5B38">
          <w:instrText>(</w:instrText>
        </w:r>
        <w:r w:rsidR="00163E11">
          <w:instrText>2</w:instrText>
        </w:r>
        <w:r w:rsidR="00163E11" w:rsidRPr="004A5B38">
          <w:instrText>.</w:instrText>
        </w:r>
        <w:r w:rsidR="00163E11">
          <w:instrText>11</w:instrText>
        </w:r>
        <w:r w:rsidR="00163E11" w:rsidRPr="004A5B3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набувають вигляду</w:t>
      </w:r>
    </w:p>
    <w:p w:rsidR="00A606E9" w:rsidRPr="004A5B38" w:rsidRDefault="00A606E9" w:rsidP="00A606E9">
      <w:pPr>
        <w:pStyle w:val="formula"/>
      </w:pPr>
      <w:r w:rsidRPr="004A5B38">
        <w:lastRenderedPageBreak/>
        <w:tab/>
      </w:r>
      <w:r w:rsidRPr="004A5B38">
        <w:rPr>
          <w:position w:val="-138"/>
        </w:rPr>
        <w:object w:dxaOrig="4520" w:dyaOrig="2880">
          <v:shape id="_x0000_i1083" type="#_x0000_t75" style="width:225pt;height:2in" o:ole="" fillcolor="window">
            <v:imagedata r:id="rId85" o:title=""/>
          </v:shape>
          <o:OLEObject Type="Embed" ProgID="Equation.DSMT4" ShapeID="_x0000_i1083" DrawAspect="Content" ObjectID="_1606213891" r:id="rId86"/>
        </w:object>
      </w:r>
      <w:r>
        <w:t>.</w:t>
      </w:r>
      <w:r w:rsidRPr="004A5B38">
        <w:tab/>
      </w:r>
      <w:r w:rsidRPr="004A5B38">
        <w:fldChar w:fldCharType="begin"/>
      </w:r>
      <w:r w:rsidRPr="004A5B38">
        <w:instrText xml:space="preserve"> MACROBUTTON MTPlaceRef \* MERGEFORMAT </w:instrText>
      </w:r>
      <w:r w:rsidRPr="004A5B38">
        <w:fldChar w:fldCharType="begin"/>
      </w:r>
      <w:r w:rsidRPr="004A5B38">
        <w:instrText xml:space="preserve"> SEQ MTEqn \h \* MERGEFORMAT </w:instrText>
      </w:r>
      <w:r w:rsidRPr="004A5B38">
        <w:fldChar w:fldCharType="end"/>
      </w:r>
      <w:bookmarkStart w:id="22" w:name="ZEqnNum983421"/>
      <w:r w:rsidRPr="004A5B38">
        <w:instrText>(</w:instrText>
      </w:r>
      <w:fldSimple w:instr=" SEQ MTSec \c \* Arabic \* MERGEFORMAT ">
        <w:r w:rsidR="00163E11">
          <w:rPr>
            <w:noProof/>
          </w:rPr>
          <w:instrText>2</w:instrText>
        </w:r>
      </w:fldSimple>
      <w:r w:rsidRPr="004A5B38">
        <w:instrText>.</w:instrText>
      </w:r>
      <w:fldSimple w:instr=" SEQ MTEqn \c \* Arabic \* MERGEFORMAT ">
        <w:r w:rsidR="00163E11">
          <w:rPr>
            <w:noProof/>
          </w:rPr>
          <w:instrText>12</w:instrText>
        </w:r>
      </w:fldSimple>
      <w:r w:rsidRPr="004A5B38">
        <w:instrText>)</w:instrText>
      </w:r>
      <w:bookmarkEnd w:id="22"/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Просторове розташування систем координат статора і ротора згідно перетворень </w:t>
      </w:r>
      <w:r w:rsidRPr="004A5B38">
        <w:fldChar w:fldCharType="begin"/>
      </w:r>
      <w:r w:rsidRPr="009B50C8">
        <w:instrText xml:space="preserve"> GOTOBUTTON ZEqnNum983421  \* MERGEFORMAT </w:instrText>
      </w:r>
      <w:r w:rsidRPr="004A5B38">
        <w:fldChar w:fldCharType="begin"/>
      </w:r>
      <w:r w:rsidRPr="009B50C8">
        <w:instrText xml:space="preserve"> REF ZEqnNum983421 \* Charformat \! \* MERGEFORMAT </w:instrText>
      </w:r>
      <w:r w:rsidRPr="004A5B38">
        <w:fldChar w:fldCharType="separate"/>
      </w:r>
      <w:ins w:id="23" w:author="Пользователь Windows" w:date="2018-12-13T12:59:00Z">
        <w:r w:rsidR="00163E11" w:rsidRPr="004A5B38">
          <w:instrText>(</w:instrText>
        </w:r>
        <w:r w:rsidR="00163E11">
          <w:instrText>2</w:instrText>
        </w:r>
        <w:r w:rsidR="00163E11" w:rsidRPr="004A5B38">
          <w:instrText>.</w:instrText>
        </w:r>
        <w:r w:rsidR="00163E11">
          <w:instrText>12</w:instrText>
        </w:r>
        <w:r w:rsidR="00163E11" w:rsidRPr="004A5B3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зображено на  рис</w:t>
      </w:r>
      <w:r>
        <w:t>. 2.6</w:t>
      </w:r>
      <w:r w:rsidRPr="009B50C8" w:rsidDel="00D81C83">
        <w:t xml:space="preserve"> </w:t>
      </w:r>
    </w:p>
    <w:bookmarkStart w:id="24" w:name="_MON_1427030801"/>
    <w:bookmarkStart w:id="25" w:name="_MON_1065099694"/>
    <w:bookmarkStart w:id="26" w:name="_MON_1066816714"/>
    <w:bookmarkStart w:id="27" w:name="_MON_1426946810"/>
    <w:bookmarkEnd w:id="24"/>
    <w:bookmarkEnd w:id="25"/>
    <w:bookmarkEnd w:id="26"/>
    <w:bookmarkEnd w:id="27"/>
    <w:bookmarkStart w:id="28" w:name="_MON_1427025767"/>
    <w:bookmarkEnd w:id="28"/>
    <w:p w:rsidR="00A606E9" w:rsidRDefault="00A606E9" w:rsidP="00A606E9">
      <w:pPr>
        <w:pStyle w:val="picture"/>
      </w:pPr>
      <w:r w:rsidRPr="004A5B38">
        <w:object w:dxaOrig="4770" w:dyaOrig="3210">
          <v:shape id="_x0000_i1084" type="#_x0000_t75" style="width:236.25pt;height:159pt" o:ole="" fillcolor="window">
            <v:imagedata r:id="rId87" o:title=""/>
          </v:shape>
          <o:OLEObject Type="Embed" ProgID="Word.Picture.8" ShapeID="_x0000_i1084" DrawAspect="Content" ObjectID="_1606213892" r:id="rId88"/>
        </w:object>
      </w:r>
      <w:bookmarkStart w:id="29" w:name="_Ref531992705"/>
    </w:p>
    <w:p w:rsidR="00A606E9" w:rsidRPr="009B50C8" w:rsidRDefault="00A606E9" w:rsidP="00A606E9">
      <w:pPr>
        <w:pStyle w:val="picturecaption"/>
      </w:pPr>
      <w:r w:rsidRPr="009B50C8">
        <w:t xml:space="preserve">Рисунок </w:t>
      </w:r>
      <w:r w:rsidRPr="004A5B38">
        <w:fldChar w:fldCharType="begin"/>
      </w:r>
      <w:r w:rsidRPr="009B50C8">
        <w:instrText xml:space="preserve"> STYLEREF 1 \s </w:instrText>
      </w:r>
      <w:r w:rsidRPr="004A5B38">
        <w:fldChar w:fldCharType="separate"/>
      </w:r>
      <w:r w:rsidR="00163E11">
        <w:t>0</w:t>
      </w:r>
      <w:r w:rsidRPr="004A5B38">
        <w:fldChar w:fldCharType="end"/>
      </w:r>
      <w:r w:rsidRPr="009B50C8">
        <w:t>.</w:t>
      </w:r>
      <w:r w:rsidRPr="004A5B38">
        <w:fldChar w:fldCharType="begin"/>
      </w:r>
      <w:r w:rsidRPr="009B50C8">
        <w:instrText xml:space="preserve"> SEQ Figure \* ARABIC \s 1 </w:instrText>
      </w:r>
      <w:r w:rsidRPr="004A5B38">
        <w:fldChar w:fldCharType="separate"/>
      </w:r>
      <w:r w:rsidR="00163E11">
        <w:t>2</w:t>
      </w:r>
      <w:r w:rsidRPr="004A5B38">
        <w:fldChar w:fldCharType="end"/>
      </w:r>
      <w:bookmarkEnd w:id="29"/>
      <w:r w:rsidRPr="009B50C8">
        <w:t xml:space="preserve"> – Перетворення систем координат синхронного двигуна.</w:t>
      </w:r>
    </w:p>
    <w:p w:rsidR="00A606E9" w:rsidRPr="009B50C8" w:rsidRDefault="00A606E9" w:rsidP="00A606E9">
      <w:pPr>
        <w:pStyle w:val="MAIN"/>
      </w:pPr>
      <w:r w:rsidRPr="009B50C8">
        <w:t>Модуль вектора потокозчеплення ротора з (2.25) має вигляд</w:t>
      </w:r>
    </w:p>
    <w:p w:rsidR="00A606E9" w:rsidRPr="009B50C8" w:rsidRDefault="00A606E9" w:rsidP="00A606E9">
      <w:pPr>
        <w:pStyle w:val="formula"/>
      </w:pPr>
      <w:r w:rsidRPr="009B50C8">
        <w:tab/>
      </w:r>
      <w:r w:rsidRPr="004A5B38">
        <w:rPr>
          <w:position w:val="-12"/>
        </w:rPr>
        <w:object w:dxaOrig="1960" w:dyaOrig="380">
          <v:shape id="_x0000_i1085" type="#_x0000_t75" style="width:98.25pt;height:18.75pt" o:ole="" fillcolor="window">
            <v:imagedata r:id="rId89" o:title=""/>
          </v:shape>
          <o:OLEObject Type="Embed" ProgID="Equation.DSMT4" ShapeID="_x0000_i1085" DrawAspect="Content" ObjectID="_1606213893" r:id="rId90"/>
        </w:object>
      </w:r>
      <w:r>
        <w:t>.</w:t>
      </w:r>
      <w:r w:rsidRPr="009B50C8">
        <w:tab/>
      </w:r>
      <w:r w:rsidRPr="004A5B38">
        <w:fldChar w:fldCharType="begin"/>
      </w:r>
      <w:r w:rsidRPr="009B50C8">
        <w:instrText xml:space="preserve"> MACROBUTTON MTPlaceRef \* MERGEFORMAT </w:instrText>
      </w:r>
      <w:r w:rsidRPr="004A5B38">
        <w:fldChar w:fldCharType="begin"/>
      </w:r>
      <w:r w:rsidRPr="009B50C8">
        <w:instrText xml:space="preserve"> SEQ MTEqn \h \* MERGEFORMAT </w:instrText>
      </w:r>
      <w:r w:rsidRPr="004A5B38">
        <w:fldChar w:fldCharType="end"/>
      </w:r>
      <w:r w:rsidRPr="009B50C8">
        <w:instrText>(</w:instrText>
      </w:r>
      <w:r w:rsidRPr="004A5B38">
        <w:fldChar w:fldCharType="begin"/>
      </w:r>
      <w:r w:rsidRPr="009B50C8">
        <w:instrText xml:space="preserve"> SEQ MTSec \c \* Arabic \* MERGEFORMAT </w:instrText>
      </w:r>
      <w:r w:rsidRPr="004A5B38">
        <w:fldChar w:fldCharType="separate"/>
      </w:r>
      <w:r w:rsidR="00163E11">
        <w:rPr>
          <w:noProof/>
        </w:rPr>
        <w:instrText>2</w:instrText>
      </w:r>
      <w:r w:rsidRPr="004A5B38">
        <w:fldChar w:fldCharType="end"/>
      </w:r>
      <w:r w:rsidRPr="009B50C8">
        <w:instrText>.</w:instrText>
      </w:r>
      <w:r w:rsidRPr="004A5B38">
        <w:fldChar w:fldCharType="begin"/>
      </w:r>
      <w:r w:rsidRPr="009B50C8">
        <w:instrText xml:space="preserve"> SEQ MTEqn \c \* Arabic \* MERGEFORMAT </w:instrText>
      </w:r>
      <w:r w:rsidRPr="004A5B38">
        <w:fldChar w:fldCharType="separate"/>
      </w:r>
      <w:r w:rsidR="00163E11">
        <w:rPr>
          <w:noProof/>
        </w:rPr>
        <w:instrText>13</w:instrText>
      </w:r>
      <w:r w:rsidRPr="004A5B38">
        <w:fldChar w:fldCharType="end"/>
      </w:r>
      <w:r w:rsidRPr="009B50C8">
        <w:instrText>)</w:instrText>
      </w:r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>Структурна схема СД представлена на рис.</w:t>
      </w:r>
      <w:r>
        <w:t> </w:t>
      </w:r>
      <w:r w:rsidRPr="009B50C8">
        <w:t>2.6.</w:t>
      </w:r>
    </w:p>
    <w:p w:rsidR="00A606E9" w:rsidRPr="009B50C8" w:rsidRDefault="00A606E9" w:rsidP="00A606E9">
      <w:pPr>
        <w:pStyle w:val="MAIN"/>
      </w:pPr>
      <w:r w:rsidRPr="009B50C8">
        <w:t>Модель СД в координатах ротора має наступні властивості:</w:t>
      </w:r>
    </w:p>
    <w:p w:rsidR="00A606E9" w:rsidRPr="009B50C8" w:rsidRDefault="00A606E9" w:rsidP="00A606E9">
      <w:pPr>
        <w:pStyle w:val="listunordered"/>
        <w:tabs>
          <w:tab w:val="clear" w:pos="360"/>
        </w:tabs>
        <w:ind w:left="720" w:hanging="360"/>
      </w:pPr>
      <w:r w:rsidRPr="009B50C8">
        <w:t xml:space="preserve"> – рівняння СД, що записані в системі координат ротора, не залежать від кутового положення, але є нелінійними;</w:t>
      </w:r>
    </w:p>
    <w:p w:rsidR="00A606E9" w:rsidRPr="009B50C8" w:rsidRDefault="00A606E9" w:rsidP="00A606E9">
      <w:pPr>
        <w:pStyle w:val="listunordered"/>
        <w:tabs>
          <w:tab w:val="clear" w:pos="360"/>
        </w:tabs>
        <w:ind w:left="720" w:hanging="360"/>
      </w:pPr>
      <w:r w:rsidRPr="009B50C8">
        <w:t xml:space="preserve"> – момент СД є лінійною функцією квадратурної компоненти струму статора </w:t>
      </w:r>
      <w:r w:rsidRPr="004A5B38">
        <w:rPr>
          <w:position w:val="-16"/>
        </w:rPr>
        <w:object w:dxaOrig="300" w:dyaOrig="420">
          <v:shape id="_x0000_i1086" type="#_x0000_t75" style="width:15pt;height:19.5pt" o:ole="">
            <v:imagedata r:id="rId91" o:title=""/>
          </v:shape>
          <o:OLEObject Type="Embed" ProgID="Equation.DSMT4" ShapeID="_x0000_i1086" DrawAspect="Content" ObjectID="_1606213894" r:id="rId92"/>
        </w:object>
      </w:r>
      <w:r w:rsidRPr="009B50C8">
        <w:t xml:space="preserve"> і не залежить від </w:t>
      </w:r>
      <w:r w:rsidRPr="004A5B38">
        <w:rPr>
          <w:position w:val="-12"/>
        </w:rPr>
        <w:object w:dxaOrig="300" w:dyaOrig="380">
          <v:shape id="_x0000_i1087" type="#_x0000_t75" style="width:15pt;height:18.75pt" o:ole="">
            <v:imagedata r:id="rId93" o:title=""/>
          </v:shape>
          <o:OLEObject Type="Embed" ProgID="Equation.DSMT4" ShapeID="_x0000_i1087" DrawAspect="Content" ObjectID="_1606213895" r:id="rId94"/>
        </w:object>
      </w:r>
      <w:r w:rsidRPr="009B50C8">
        <w:t xml:space="preserve"> за умов відсутності явнополюсності;</w:t>
      </w:r>
    </w:p>
    <w:p w:rsidR="00A606E9" w:rsidRPr="009B50C8" w:rsidRDefault="00A606E9" w:rsidP="00A606E9">
      <w:pPr>
        <w:pStyle w:val="listunordered"/>
        <w:tabs>
          <w:tab w:val="clear" w:pos="360"/>
        </w:tabs>
        <w:ind w:left="720" w:hanging="360"/>
      </w:pPr>
      <w:r w:rsidRPr="009B50C8">
        <w:t xml:space="preserve"> – модуль вектора потокозчеплення ротора </w:t>
      </w:r>
      <w:r w:rsidRPr="004A5B38">
        <w:rPr>
          <w:position w:val="-12"/>
        </w:rPr>
        <w:object w:dxaOrig="400" w:dyaOrig="380">
          <v:shape id="_x0000_i1088" type="#_x0000_t75" style="width:19.5pt;height:18.75pt" o:ole="" fillcolor="window">
            <v:imagedata r:id="rId95" o:title=""/>
          </v:shape>
          <o:OLEObject Type="Embed" ProgID="Equation.DSMT4" ShapeID="_x0000_i1088" DrawAspect="Content" ObjectID="_1606213896" r:id="rId96"/>
        </w:object>
      </w:r>
      <w:r w:rsidRPr="009B50C8">
        <w:t xml:space="preserve"> залежить лінійно від прямої компоненти струму статора </w:t>
      </w:r>
      <w:r w:rsidRPr="004A5B38">
        <w:rPr>
          <w:position w:val="-12"/>
        </w:rPr>
        <w:object w:dxaOrig="300" w:dyaOrig="380">
          <v:shape id="_x0000_i1089" type="#_x0000_t75" style="width:15pt;height:18.75pt" o:ole="" fillcolor="window">
            <v:imagedata r:id="rId97" o:title=""/>
          </v:shape>
          <o:OLEObject Type="Embed" ProgID="Equation.DSMT4" ShapeID="_x0000_i1089" DrawAspect="Content" ObjectID="_1606213897" r:id="rId98"/>
        </w:object>
      </w:r>
      <w:r w:rsidRPr="009B50C8">
        <w:t>.</w:t>
      </w:r>
    </w:p>
    <w:bookmarkStart w:id="30" w:name="_MON_1179557958"/>
    <w:bookmarkStart w:id="31" w:name="_MON_1180116768"/>
    <w:bookmarkStart w:id="32" w:name="_MON_1324562027"/>
    <w:bookmarkStart w:id="33" w:name="_MON_1324562428"/>
    <w:bookmarkStart w:id="34" w:name="_MON_1324562488"/>
    <w:bookmarkStart w:id="35" w:name="_MON_1324563562"/>
    <w:bookmarkStart w:id="36" w:name="_MON_1426946816"/>
    <w:bookmarkStart w:id="37" w:name="_MON_1427025773"/>
    <w:bookmarkStart w:id="38" w:name="_MON_1427030807"/>
    <w:bookmarkStart w:id="39" w:name="_MON_1065813701"/>
    <w:bookmarkStart w:id="40" w:name="_MON_1065813839"/>
    <w:bookmarkStart w:id="41" w:name="_MON_1067082751"/>
    <w:bookmarkStart w:id="42" w:name="_MON_1067082799"/>
    <w:bookmarkStart w:id="43" w:name="_MON_1067163330"/>
    <w:bookmarkStart w:id="44" w:name="_MON_1067163362"/>
    <w:bookmarkStart w:id="45" w:name="_MON_1067163436"/>
    <w:bookmarkStart w:id="46" w:name="_MON_1067621022"/>
    <w:bookmarkStart w:id="47" w:name="_MON_1067621264"/>
    <w:bookmarkStart w:id="48" w:name="_MON_1067621296"/>
    <w:bookmarkStart w:id="49" w:name="_MON_1067668593"/>
    <w:bookmarkStart w:id="50" w:name="_MON_1178353152"/>
    <w:bookmarkStart w:id="51" w:name="_MON_1178386073"/>
    <w:bookmarkStart w:id="52" w:name="_MON_1178387836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Start w:id="53" w:name="_MON_1178387990"/>
    <w:bookmarkEnd w:id="53"/>
    <w:p w:rsidR="00A606E9" w:rsidRPr="009B50C8" w:rsidRDefault="00A606E9" w:rsidP="00A606E9">
      <w:pPr>
        <w:pStyle w:val="picture"/>
      </w:pPr>
      <w:r w:rsidRPr="004A5B38">
        <w:object w:dxaOrig="9270" w:dyaOrig="4650">
          <v:shape id="_x0000_i1090" type="#_x0000_t75" style="width:384.75pt;height:192.75pt" o:ole="" fillcolor="window">
            <v:imagedata r:id="rId99" o:title=""/>
          </v:shape>
          <o:OLEObject Type="Embed" ProgID="Word.Picture.8" ShapeID="_x0000_i1090" DrawAspect="Content" ObjectID="_1606213898" r:id="rId100"/>
        </w:object>
      </w:r>
    </w:p>
    <w:p w:rsidR="00A606E9" w:rsidRDefault="00A606E9" w:rsidP="00A606E9">
      <w:pPr>
        <w:pStyle w:val="picturecaption"/>
      </w:pPr>
      <w:r w:rsidRPr="009B50C8">
        <w:t xml:space="preserve">Рисунок </w:t>
      </w:r>
      <w:r w:rsidRPr="004A5B38">
        <w:fldChar w:fldCharType="begin"/>
      </w:r>
      <w:r w:rsidRPr="009B50C8">
        <w:instrText xml:space="preserve"> STYLEREF 1 \s </w:instrText>
      </w:r>
      <w:r w:rsidRPr="004A5B38">
        <w:fldChar w:fldCharType="separate"/>
      </w:r>
      <w:r w:rsidR="00163E11">
        <w:t>0</w:t>
      </w:r>
      <w:r w:rsidRPr="004A5B38">
        <w:fldChar w:fldCharType="end"/>
      </w:r>
      <w:r w:rsidRPr="009B50C8">
        <w:t>.</w:t>
      </w:r>
      <w:r w:rsidRPr="004A5B38">
        <w:fldChar w:fldCharType="begin"/>
      </w:r>
      <w:r w:rsidRPr="009B50C8">
        <w:instrText xml:space="preserve"> SEQ Figure \* ARABIC \s 1 </w:instrText>
      </w:r>
      <w:r w:rsidRPr="004A5B38">
        <w:fldChar w:fldCharType="separate"/>
      </w:r>
      <w:r w:rsidR="00163E11">
        <w:t>3</w:t>
      </w:r>
      <w:r w:rsidRPr="004A5B38">
        <w:fldChar w:fldCharType="end"/>
      </w:r>
      <w:r w:rsidRPr="009B50C8">
        <w:t>– Структурна схема СД із збудженням від постійних магнітів</w:t>
      </w:r>
    </w:p>
    <w:p w:rsidR="00A606E9" w:rsidRPr="009B50C8" w:rsidRDefault="00A606E9" w:rsidP="00163E11">
      <w:pPr>
        <w:pStyle w:val="Heading2"/>
      </w:pPr>
      <w:bookmarkStart w:id="54" w:name="_Toc532218628"/>
      <w:r w:rsidRPr="009B50C8">
        <w:t>2.5</w:t>
      </w:r>
      <w:r w:rsidRPr="009B50C8">
        <w:tab/>
        <w:t>Векторне керування кутовою швидкістю</w:t>
      </w:r>
      <w:bookmarkEnd w:id="54"/>
    </w:p>
    <w:p w:rsidR="00A606E9" w:rsidRPr="009B50C8" w:rsidRDefault="00A606E9" w:rsidP="00A606E9">
      <w:pPr>
        <w:pStyle w:val="MAIN"/>
      </w:pPr>
      <w:r w:rsidRPr="009B50C8">
        <w:t xml:space="preserve">За умов струмового керування </w:t>
      </w:r>
      <w:r w:rsidRPr="004A5B38">
        <w:rPr>
          <w:position w:val="-16"/>
        </w:rPr>
        <w:object w:dxaOrig="840" w:dyaOrig="460">
          <v:shape id="_x0000_i1091" type="#_x0000_t75" style="width:42pt;height:22.5pt" o:ole="">
            <v:imagedata r:id="rId101" o:title=""/>
          </v:shape>
          <o:OLEObject Type="Embed" ProgID="Equation.DSMT4" ShapeID="_x0000_i1091" DrawAspect="Content" ObjectID="_1606213899" r:id="rId102"/>
        </w:object>
      </w:r>
      <w:r w:rsidRPr="009B50C8">
        <w:t xml:space="preserve">,  яке асимптотично забезпечується при збільшенні коефіцієнтів регуляторів струму </w:t>
      </w:r>
      <w:r w:rsidRPr="004A5B38">
        <w:rPr>
          <w:position w:val="-12"/>
        </w:rPr>
        <w:object w:dxaOrig="279" w:dyaOrig="380">
          <v:shape id="_x0000_i1092" type="#_x0000_t75" style="width:14.25pt;height:19.5pt" o:ole="">
            <v:imagedata r:id="rId103" o:title=""/>
          </v:shape>
          <o:OLEObject Type="Embed" ProgID="Equation.DSMT4" ShapeID="_x0000_i1092" DrawAspect="Content" ObjectID="_1606213900" r:id="rId104"/>
        </w:object>
      </w:r>
      <w:r w:rsidRPr="009B50C8">
        <w:t xml:space="preserve"> та </w:t>
      </w:r>
      <w:r w:rsidRPr="004A5B38">
        <w:rPr>
          <w:position w:val="-12"/>
        </w:rPr>
        <w:object w:dxaOrig="320" w:dyaOrig="380">
          <v:shape id="_x0000_i1093" type="#_x0000_t75" style="width:15.75pt;height:19.5pt" o:ole="">
            <v:imagedata r:id="rId105" o:title=""/>
          </v:shape>
          <o:OLEObject Type="Embed" ProgID="Equation.DSMT4" ShapeID="_x0000_i1093" DrawAspect="Content" ObjectID="_1606213901" r:id="rId106"/>
        </w:object>
      </w:r>
      <w:r w:rsidRPr="009B50C8">
        <w:t xml:space="preserve">, досягається моментне керування СД так, що </w:t>
      </w:r>
      <w:r w:rsidRPr="004A5B38">
        <w:object w:dxaOrig="940" w:dyaOrig="340">
          <v:shape id="_x0000_i1094" type="#_x0000_t75" style="width:47.25pt;height:16.5pt" o:ole="">
            <v:imagedata r:id="rId107" o:title=""/>
          </v:shape>
          <o:OLEObject Type="Embed" ProgID="Equation.DSMT4" ShapeID="_x0000_i1094" DrawAspect="Content" ObjectID="_1606213902" r:id="rId108"/>
        </w:object>
      </w:r>
      <w:r w:rsidRPr="009B50C8">
        <w:t>. При цьому СД описується лінійним диференційним рівнянням першого порядку у вигляді (2.34) – (2.36), де момент М може розглядатися як керуюча дія [3].</w:t>
      </w:r>
    </w:p>
    <w:p w:rsidR="00A606E9" w:rsidRPr="009B50C8" w:rsidRDefault="00A606E9" w:rsidP="00A606E9">
      <w:pPr>
        <w:pStyle w:val="MAIN"/>
      </w:pPr>
      <w:r w:rsidRPr="009B50C8">
        <w:t>Розглянемо наступну задачу відпрацювання заданих траєкторій змін кутової швидкості. Нехай для моделі СД при моментному керуванні виконуються наступні припущення:</w:t>
      </w:r>
    </w:p>
    <w:p w:rsidR="00A606E9" w:rsidRPr="009B50C8" w:rsidRDefault="00A606E9" w:rsidP="00A606E9">
      <w:pPr>
        <w:pStyle w:val="MAIN"/>
      </w:pPr>
      <w:r w:rsidRPr="009B50C8">
        <w:t>b1) момент інерції J – відомий і сталий;</w:t>
      </w:r>
    </w:p>
    <w:p w:rsidR="00A606E9" w:rsidRPr="009B50C8" w:rsidRDefault="00A606E9" w:rsidP="00A606E9">
      <w:pPr>
        <w:pStyle w:val="MAIN"/>
      </w:pPr>
      <w:r w:rsidRPr="009B50C8">
        <w:t xml:space="preserve">b2) момент навантаження </w:t>
      </w:r>
      <w:r w:rsidRPr="004A5B38">
        <w:rPr>
          <w:position w:val="-12"/>
        </w:rPr>
        <w:object w:dxaOrig="440" w:dyaOrig="380">
          <v:shape id="_x0000_i1095" type="#_x0000_t75" style="width:21.75pt;height:19.5pt" o:ole="">
            <v:imagedata r:id="rId109" o:title=""/>
          </v:shape>
          <o:OLEObject Type="Embed" ProgID="Equation.DSMT4" ShapeID="_x0000_i1095" DrawAspect="Content" ObjectID="_1606213903" r:id="rId110"/>
        </w:object>
      </w:r>
      <w:r w:rsidRPr="009B50C8">
        <w:t xml:space="preserve"> – обмежений невідомий і сталий;</w:t>
      </w:r>
    </w:p>
    <w:p w:rsidR="00A606E9" w:rsidRPr="009B50C8" w:rsidRDefault="00A606E9" w:rsidP="00A606E9">
      <w:pPr>
        <w:pStyle w:val="MAIN"/>
      </w:pPr>
      <w:r w:rsidRPr="009B50C8">
        <w:t xml:space="preserve">b3) кутове положення </w:t>
      </w:r>
      <w:r w:rsidRPr="004A5B38">
        <w:rPr>
          <w:position w:val="-6"/>
        </w:rPr>
        <w:object w:dxaOrig="220" w:dyaOrig="300">
          <v:shape id="_x0000_i1096" type="#_x0000_t75" style="width:11.25pt;height:15pt" o:ole="">
            <v:imagedata r:id="rId111" o:title=""/>
          </v:shape>
          <o:OLEObject Type="Embed" ProgID="Equation.DSMT4" ShapeID="_x0000_i1096" DrawAspect="Content" ObjectID="_1606213904" r:id="rId112"/>
        </w:object>
      </w:r>
      <w:r w:rsidRPr="009B50C8">
        <w:t xml:space="preserve"> і кутова швидкість </w:t>
      </w:r>
      <w:r w:rsidRPr="004A5B38">
        <w:rPr>
          <w:position w:val="-6"/>
        </w:rPr>
        <w:object w:dxaOrig="260" w:dyaOrig="240">
          <v:shape id="_x0000_i1097" type="#_x0000_t75" style="width:12.75pt;height:12pt" o:ole="">
            <v:imagedata r:id="rId113" o:title=""/>
          </v:shape>
          <o:OLEObject Type="Embed" ProgID="Equation.DSMT4" ShapeID="_x0000_i1097" DrawAspect="Content" ObjectID="_1606213905" r:id="rId114"/>
        </w:object>
      </w:r>
      <w:r w:rsidRPr="009B50C8">
        <w:t xml:space="preserve"> вимірюються;</w:t>
      </w:r>
    </w:p>
    <w:p w:rsidR="00A606E9" w:rsidRPr="009B50C8" w:rsidRDefault="00A606E9" w:rsidP="00A606E9">
      <w:pPr>
        <w:pStyle w:val="MAIN"/>
      </w:pPr>
      <w:r w:rsidRPr="009B50C8">
        <w:t xml:space="preserve">b4) задана траєкторія змін кутової швидкості </w:t>
      </w:r>
      <w:r w:rsidRPr="004A5B38">
        <w:rPr>
          <w:position w:val="-14"/>
        </w:rPr>
        <w:object w:dxaOrig="680" w:dyaOrig="440">
          <v:shape id="_x0000_i1098" type="#_x0000_t75" style="width:34.5pt;height:21.75pt" o:ole="">
            <v:imagedata r:id="rId115" o:title=""/>
          </v:shape>
          <o:OLEObject Type="Embed" ProgID="Equation.DSMT4" ShapeID="_x0000_i1098" DrawAspect="Content" ObjectID="_1606213906" r:id="rId116"/>
        </w:object>
      </w:r>
      <w:r w:rsidRPr="009B50C8">
        <w:t xml:space="preserve"> має обмежену відому похідну </w:t>
      </w:r>
      <w:r w:rsidRPr="004A5B38">
        <w:rPr>
          <w:position w:val="-14"/>
        </w:rPr>
        <w:object w:dxaOrig="680" w:dyaOrig="440">
          <v:shape id="_x0000_i1099" type="#_x0000_t75" style="width:34.5pt;height:21.75pt" o:ole="">
            <v:imagedata r:id="rId117" o:title=""/>
          </v:shape>
          <o:OLEObject Type="Embed" ProgID="Equation.DSMT4" ShapeID="_x0000_i1099" DrawAspect="Content" ObjectID="_1606213907" r:id="rId118"/>
        </w:object>
      </w:r>
      <w:r w:rsidRPr="009B50C8">
        <w:t>.</w:t>
      </w:r>
    </w:p>
    <w:p w:rsidR="00A606E9" w:rsidRPr="009B50C8" w:rsidRDefault="00A606E9" w:rsidP="00A606E9">
      <w:pPr>
        <w:pStyle w:val="MAIN"/>
      </w:pPr>
      <w:r w:rsidRPr="009B50C8">
        <w:t>При виконанні цих умов необхідно сконструювати алгоритм керування кутовою швидкістю СД, який би гарантував:</w:t>
      </w:r>
    </w:p>
    <w:p w:rsidR="00A606E9" w:rsidRPr="009B50C8" w:rsidRDefault="00A606E9" w:rsidP="00A606E9">
      <w:pPr>
        <w:pStyle w:val="MAIN"/>
      </w:pPr>
      <w:r w:rsidRPr="009B50C8">
        <w:t>О1) асимптотичне відпрацювання заданих траєкторій руху</w:t>
      </w:r>
    </w:p>
    <w:p w:rsidR="00A606E9" w:rsidRPr="009B50C8" w:rsidRDefault="00A606E9" w:rsidP="00A606E9">
      <w:pPr>
        <w:pStyle w:val="formula"/>
      </w:pPr>
      <w:r w:rsidRPr="009B50C8">
        <w:tab/>
      </w:r>
      <w:r w:rsidRPr="004A5B38">
        <w:rPr>
          <w:position w:val="-22"/>
        </w:rPr>
        <w:object w:dxaOrig="1060" w:dyaOrig="480">
          <v:shape id="_x0000_i1100" type="#_x0000_t75" style="width:52.5pt;height:24pt" o:ole="">
            <v:imagedata r:id="rId119" o:title=""/>
          </v:shape>
          <o:OLEObject Type="Embed" ProgID="Equation.DSMT4" ShapeID="_x0000_i1100" DrawAspect="Content" ObjectID="_1606213908" r:id="rId120"/>
        </w:object>
      </w:r>
      <w:r w:rsidRPr="009B50C8">
        <w:t>,</w:t>
      </w:r>
      <w:r w:rsidRPr="009B50C8">
        <w:tab/>
      </w:r>
      <w:r w:rsidRPr="004A5B38">
        <w:fldChar w:fldCharType="begin"/>
      </w:r>
      <w:r w:rsidRPr="009B50C8">
        <w:instrText xml:space="preserve"> MACROBUTTON MTPlaceRef \* MERGEFORMAT </w:instrText>
      </w:r>
      <w:r w:rsidRPr="004A5B38">
        <w:fldChar w:fldCharType="begin"/>
      </w:r>
      <w:r w:rsidRPr="009B50C8">
        <w:instrText xml:space="preserve"> SEQ MTEqn \h \* MERGEFORMAT </w:instrText>
      </w:r>
      <w:r w:rsidRPr="004A5B38">
        <w:fldChar w:fldCharType="end"/>
      </w:r>
      <w:r w:rsidRPr="009B50C8">
        <w:instrText>(</w:instrText>
      </w:r>
      <w:r w:rsidRPr="004A5B38">
        <w:fldChar w:fldCharType="begin"/>
      </w:r>
      <w:r w:rsidRPr="009B50C8">
        <w:instrText xml:space="preserve"> SEQ MTSec \c \* Arabic \* MERGEFORMAT </w:instrText>
      </w:r>
      <w:r w:rsidRPr="004A5B38">
        <w:fldChar w:fldCharType="separate"/>
      </w:r>
      <w:r w:rsidR="00163E11">
        <w:rPr>
          <w:noProof/>
        </w:rPr>
        <w:instrText>2</w:instrText>
      </w:r>
      <w:r w:rsidRPr="004A5B38">
        <w:rPr>
          <w:noProof/>
        </w:rPr>
        <w:fldChar w:fldCharType="end"/>
      </w:r>
      <w:r w:rsidRPr="009B50C8">
        <w:instrText>.</w:instrText>
      </w:r>
      <w:r w:rsidRPr="004A5B38">
        <w:fldChar w:fldCharType="begin"/>
      </w:r>
      <w:r w:rsidRPr="009B50C8">
        <w:instrText xml:space="preserve"> SEQ MTEqn \c \* Arabic \* MERGEFORMAT </w:instrText>
      </w:r>
      <w:r w:rsidRPr="004A5B38">
        <w:fldChar w:fldCharType="separate"/>
      </w:r>
      <w:r w:rsidR="00163E11">
        <w:rPr>
          <w:noProof/>
        </w:rPr>
        <w:instrText>14</w:instrText>
      </w:r>
      <w:r w:rsidRPr="004A5B38">
        <w:rPr>
          <w:noProof/>
        </w:rPr>
        <w:fldChar w:fldCharType="end"/>
      </w:r>
      <w:r w:rsidRPr="009B50C8">
        <w:instrText>)</w:instrText>
      </w:r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lastRenderedPageBreak/>
        <w:t xml:space="preserve">де </w:t>
      </w:r>
      <w:r w:rsidRPr="004A5B38">
        <w:rPr>
          <w:position w:val="-6"/>
        </w:rPr>
        <w:object w:dxaOrig="1219" w:dyaOrig="360">
          <v:shape id="_x0000_i1101" type="#_x0000_t75" style="width:60.75pt;height:18.75pt" o:ole="">
            <v:imagedata r:id="rId121" o:title=""/>
          </v:shape>
          <o:OLEObject Type="Embed" ProgID="Equation.DSMT4" ShapeID="_x0000_i1101" DrawAspect="Content" ObjectID="_1606213909" r:id="rId122"/>
        </w:object>
      </w:r>
      <w:r w:rsidRPr="009B50C8">
        <w:t xml:space="preserve"> – похибка відпрацювання;</w:t>
      </w:r>
    </w:p>
    <w:p w:rsidR="00A606E9" w:rsidRPr="009B50C8" w:rsidRDefault="00A606E9" w:rsidP="00A606E9">
      <w:pPr>
        <w:pStyle w:val="MAIN"/>
      </w:pPr>
      <w:r w:rsidRPr="009B50C8">
        <w:t>О2) каскадну структуру системи кутовою швидкістю з зовнішнім контуром регулювання кутової швидкості та внутрішнім контуром регулювання моменту (струму).</w:t>
      </w:r>
    </w:p>
    <w:p w:rsidR="00A606E9" w:rsidRPr="009B50C8" w:rsidRDefault="00A606E9" w:rsidP="00A606E9">
      <w:pPr>
        <w:pStyle w:val="MAIN"/>
      </w:pPr>
      <w:r w:rsidRPr="009B50C8">
        <w:t xml:space="preserve">Запишемо </w:t>
      </w:r>
      <w:r w:rsidRPr="004A5B38">
        <w:fldChar w:fldCharType="begin"/>
      </w:r>
      <w:r w:rsidRPr="009B50C8">
        <w:instrText xml:space="preserve"> GOTOBUTTON ZEqnNum983421  \* MERGEFORMAT </w:instrText>
      </w:r>
      <w:r w:rsidRPr="004A5B38">
        <w:fldChar w:fldCharType="begin"/>
      </w:r>
      <w:r w:rsidRPr="009B50C8">
        <w:instrText xml:space="preserve"> REF ZEqnNum983421 \* Charformat \! \* MERGEFORMAT </w:instrText>
      </w:r>
      <w:r w:rsidRPr="004A5B38">
        <w:fldChar w:fldCharType="separate"/>
      </w:r>
      <w:ins w:id="55" w:author="Пользователь Windows" w:date="2018-12-13T12:59:00Z">
        <w:r w:rsidR="00163E11" w:rsidRPr="004A5B38">
          <w:instrText>(</w:instrText>
        </w:r>
        <w:r w:rsidR="00163E11">
          <w:instrText>2</w:instrText>
        </w:r>
        <w:r w:rsidR="00163E11" w:rsidRPr="004A5B38">
          <w:instrText>.</w:instrText>
        </w:r>
        <w:r w:rsidR="00163E11">
          <w:instrText>12</w:instrText>
        </w:r>
        <w:r w:rsidR="00163E11" w:rsidRPr="004A5B3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в похибках відпрацювання</w:t>
      </w:r>
    </w:p>
    <w:p w:rsidR="00A606E9" w:rsidRPr="009B50C8" w:rsidRDefault="00A606E9" w:rsidP="00A606E9">
      <w:pPr>
        <w:pStyle w:val="formula"/>
      </w:pPr>
      <w:r w:rsidRPr="009B50C8">
        <w:tab/>
      </w:r>
      <w:r w:rsidRPr="0043533B">
        <w:rPr>
          <w:position w:val="-12"/>
        </w:rPr>
        <w:object w:dxaOrig="2540" w:dyaOrig="420">
          <v:shape id="_x0000_i1114" type="#_x0000_t75" style="width:127.5pt;height:20.25pt" o:ole="">
            <v:imagedata r:id="rId123" o:title=""/>
          </v:shape>
          <o:OLEObject Type="Embed" ProgID="Equation.DSMT4" ShapeID="_x0000_i1114" DrawAspect="Content" ObjectID="_1606213910" r:id="rId124"/>
        </w:object>
      </w:r>
      <w:r>
        <w:t>.</w:t>
      </w:r>
      <w:r w:rsidRPr="009B50C8">
        <w:tab/>
      </w:r>
      <w:r w:rsidRPr="004A5B38">
        <w:fldChar w:fldCharType="begin"/>
      </w:r>
      <w:r w:rsidRPr="009B50C8">
        <w:instrText xml:space="preserve"> MACROBUTTON MTPlaceRef \* MERGEFORMAT </w:instrText>
      </w:r>
      <w:r w:rsidRPr="004A5B38">
        <w:fldChar w:fldCharType="begin"/>
      </w:r>
      <w:r w:rsidRPr="009B50C8">
        <w:instrText xml:space="preserve"> SEQ MTEqn \h \* MERGEFORMAT </w:instrText>
      </w:r>
      <w:r w:rsidRPr="004A5B38">
        <w:fldChar w:fldCharType="end"/>
      </w:r>
      <w:bookmarkStart w:id="56" w:name="ZEqnNum931523"/>
      <w:r w:rsidRPr="009B50C8">
        <w:instrText>(</w:instrText>
      </w:r>
      <w:r w:rsidRPr="004A5B38">
        <w:fldChar w:fldCharType="begin"/>
      </w:r>
      <w:r w:rsidRPr="009B50C8">
        <w:instrText xml:space="preserve"> SEQ MTSec \c \* Arabic \* MERGEFORMAT </w:instrText>
      </w:r>
      <w:r w:rsidRPr="004A5B38">
        <w:fldChar w:fldCharType="separate"/>
      </w:r>
      <w:r w:rsidR="00163E11">
        <w:rPr>
          <w:noProof/>
        </w:rPr>
        <w:instrText>2</w:instrText>
      </w:r>
      <w:r w:rsidRPr="004A5B38">
        <w:rPr>
          <w:noProof/>
        </w:rPr>
        <w:fldChar w:fldCharType="end"/>
      </w:r>
      <w:r w:rsidRPr="009B50C8">
        <w:instrText>.</w:instrText>
      </w:r>
      <w:r w:rsidRPr="004A5B38">
        <w:fldChar w:fldCharType="begin"/>
      </w:r>
      <w:r w:rsidRPr="009B50C8">
        <w:instrText xml:space="preserve"> SEQ MTEqn \c \* Arabic \* MERGEFORMAT </w:instrText>
      </w:r>
      <w:r w:rsidRPr="004A5B38">
        <w:fldChar w:fldCharType="separate"/>
      </w:r>
      <w:r w:rsidR="00163E11">
        <w:rPr>
          <w:noProof/>
        </w:rPr>
        <w:instrText>15</w:instrText>
      </w:r>
      <w:r w:rsidRPr="004A5B38">
        <w:rPr>
          <w:noProof/>
        </w:rPr>
        <w:fldChar w:fldCharType="end"/>
      </w:r>
      <w:r w:rsidRPr="009B50C8">
        <w:instrText>)</w:instrText>
      </w:r>
      <w:bookmarkEnd w:id="56"/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Оскільки в </w:t>
      </w:r>
      <w:r w:rsidRPr="004A5B38">
        <w:fldChar w:fldCharType="begin"/>
      </w:r>
      <w:r w:rsidRPr="009B50C8">
        <w:instrText xml:space="preserve"> GOTOBUTTON ZEqnNum931523  \* MERGEFORMAT </w:instrText>
      </w:r>
      <w:r w:rsidRPr="004A5B38">
        <w:fldChar w:fldCharType="begin"/>
      </w:r>
      <w:r w:rsidRPr="009B50C8">
        <w:instrText xml:space="preserve"> REF ZEqnNum931523 \* Charformat \! \* MERGEFORMAT </w:instrText>
      </w:r>
      <w:r w:rsidRPr="004A5B38">
        <w:fldChar w:fldCharType="separate"/>
      </w:r>
      <w:ins w:id="57" w:author="Пользователь Windows" w:date="2018-12-13T12:59:00Z">
        <w:r w:rsidR="00163E11" w:rsidRPr="009B50C8">
          <w:instrText>(</w:instrText>
        </w:r>
        <w:r w:rsidR="00163E11">
          <w:instrText>2</w:instrText>
        </w:r>
        <w:r w:rsidR="00163E11" w:rsidRPr="009B50C8">
          <w:instrText>.</w:instrText>
        </w:r>
        <w:r w:rsidR="00163E11">
          <w:instrText>15</w:instrText>
        </w:r>
        <w:r w:rsidR="00163E11" w:rsidRPr="009B50C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 xml:space="preserve"> </w:t>
      </w:r>
      <w:r w:rsidRPr="004A5B38">
        <w:rPr>
          <w:position w:val="-12"/>
        </w:rPr>
        <w:object w:dxaOrig="740" w:dyaOrig="420">
          <v:shape id="_x0000_i1102" type="#_x0000_t75" style="width:36.75pt;height:20.25pt" o:ole="">
            <v:imagedata r:id="rId125" o:title=""/>
          </v:shape>
          <o:OLEObject Type="Embed" ProgID="Equation.DSMT4" ShapeID="_x0000_i1102" DrawAspect="Content" ObjectID="_1606213911" r:id="rId126"/>
        </w:object>
      </w:r>
      <w:r w:rsidRPr="009B50C8">
        <w:t xml:space="preserve"> є невідомою константою, то визначимо її оцінку </w:t>
      </w:r>
      <w:r w:rsidRPr="004A5B38">
        <w:rPr>
          <w:position w:val="-12"/>
        </w:rPr>
        <w:object w:dxaOrig="440" w:dyaOrig="440">
          <v:shape id="_x0000_i1103" type="#_x0000_t75" style="width:21.75pt;height:21.75pt" o:ole="">
            <v:imagedata r:id="rId127" o:title=""/>
          </v:shape>
          <o:OLEObject Type="Embed" ProgID="Equation.DSMT4" ShapeID="_x0000_i1103" DrawAspect="Content" ObjectID="_1606213912" r:id="rId128"/>
        </w:object>
      </w:r>
      <w:r w:rsidRPr="009B50C8">
        <w:t xml:space="preserve"> так, що похибка оцінювання буде</w:t>
      </w:r>
    </w:p>
    <w:p w:rsidR="00A606E9" w:rsidRPr="009B50C8" w:rsidRDefault="00A606E9" w:rsidP="00A606E9">
      <w:pPr>
        <w:pStyle w:val="formula"/>
      </w:pPr>
      <w:r w:rsidRPr="009B50C8">
        <w:tab/>
      </w:r>
      <w:r w:rsidRPr="004A5B38">
        <w:rPr>
          <w:position w:val="-28"/>
        </w:rPr>
        <w:object w:dxaOrig="1820" w:dyaOrig="720">
          <v:shape id="_x0000_i1104" type="#_x0000_t75" style="width:91.5pt;height:36.75pt" o:ole="">
            <v:imagedata r:id="rId129" o:title=""/>
          </v:shape>
          <o:OLEObject Type="Embed" ProgID="Equation.DSMT4" ShapeID="_x0000_i1104" DrawAspect="Content" ObjectID="_1606213913" r:id="rId130"/>
        </w:object>
      </w:r>
      <w:r>
        <w:t>.</w:t>
      </w:r>
      <w:r w:rsidRPr="009B50C8">
        <w:tab/>
      </w:r>
      <w:r w:rsidRPr="004A5B38">
        <w:fldChar w:fldCharType="begin"/>
      </w:r>
      <w:r w:rsidRPr="009B50C8">
        <w:instrText xml:space="preserve"> MACROBUTTON MTPlaceRef \* MERGEFORMAT </w:instrText>
      </w:r>
      <w:r w:rsidRPr="004A5B38">
        <w:fldChar w:fldCharType="begin"/>
      </w:r>
      <w:r w:rsidRPr="009B50C8">
        <w:instrText xml:space="preserve"> SEQ MTEqn \h \* MERGEFORMAT </w:instrText>
      </w:r>
      <w:r w:rsidRPr="004A5B38">
        <w:fldChar w:fldCharType="end"/>
      </w:r>
      <w:bookmarkStart w:id="58" w:name="ZEqnNum965225"/>
      <w:r w:rsidRPr="009B50C8">
        <w:instrText>(</w:instrText>
      </w:r>
      <w:r w:rsidRPr="004A5B38">
        <w:fldChar w:fldCharType="begin"/>
      </w:r>
      <w:r w:rsidRPr="009B50C8">
        <w:instrText xml:space="preserve"> SEQ MTSec \c \* Arabic \* MERGEFORMAT </w:instrText>
      </w:r>
      <w:r w:rsidRPr="004A5B38">
        <w:fldChar w:fldCharType="separate"/>
      </w:r>
      <w:r w:rsidR="00163E11">
        <w:rPr>
          <w:noProof/>
        </w:rPr>
        <w:instrText>2</w:instrText>
      </w:r>
      <w:r w:rsidRPr="004A5B38">
        <w:rPr>
          <w:noProof/>
        </w:rPr>
        <w:fldChar w:fldCharType="end"/>
      </w:r>
      <w:r w:rsidRPr="009B50C8">
        <w:instrText>.</w:instrText>
      </w:r>
      <w:r w:rsidRPr="004A5B38">
        <w:fldChar w:fldCharType="begin"/>
      </w:r>
      <w:r w:rsidRPr="009B50C8">
        <w:instrText xml:space="preserve"> SEQ MTEqn \c \* Arabic \* MERGEFORMAT </w:instrText>
      </w:r>
      <w:r w:rsidRPr="004A5B38">
        <w:fldChar w:fldCharType="separate"/>
      </w:r>
      <w:r w:rsidR="00163E11">
        <w:rPr>
          <w:noProof/>
        </w:rPr>
        <w:instrText>16</w:instrText>
      </w:r>
      <w:r w:rsidRPr="004A5B38">
        <w:rPr>
          <w:noProof/>
        </w:rPr>
        <w:fldChar w:fldCharType="end"/>
      </w:r>
      <w:r w:rsidRPr="009B50C8">
        <w:instrText>)</w:instrText>
      </w:r>
      <w:bookmarkEnd w:id="58"/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Виходячи із рівняння </w:t>
      </w:r>
      <w:r w:rsidRPr="004A5B38">
        <w:fldChar w:fldCharType="begin"/>
      </w:r>
      <w:r w:rsidRPr="009B50C8">
        <w:instrText xml:space="preserve"> GOTOBUTTON ZEqnNum965225  \* MERGEFORMAT </w:instrText>
      </w:r>
      <w:r w:rsidRPr="004A5B38">
        <w:fldChar w:fldCharType="begin"/>
      </w:r>
      <w:r w:rsidRPr="009B50C8">
        <w:instrText xml:space="preserve"> REF ZEqnNum965225 \* Charformat \! \* MERGEFORMAT </w:instrText>
      </w:r>
      <w:r w:rsidRPr="004A5B38">
        <w:fldChar w:fldCharType="separate"/>
      </w:r>
      <w:ins w:id="59" w:author="Пользователь Windows" w:date="2018-12-13T12:59:00Z">
        <w:r w:rsidR="00163E11" w:rsidRPr="009B50C8">
          <w:instrText>(</w:instrText>
        </w:r>
        <w:r w:rsidR="00163E11">
          <w:instrText>2</w:instrText>
        </w:r>
        <w:r w:rsidR="00163E11" w:rsidRPr="009B50C8">
          <w:instrText>.</w:instrText>
        </w:r>
        <w:r w:rsidR="00163E11">
          <w:instrText>16</w:instrText>
        </w:r>
        <w:r w:rsidR="00163E11" w:rsidRPr="009B50C8">
          <w:instrText>)</w:instrText>
        </w:r>
      </w:ins>
      <w:r w:rsidRPr="004A5B38">
        <w:fldChar w:fldCharType="end"/>
      </w:r>
      <w:r w:rsidRPr="004A5B38">
        <w:fldChar w:fldCharType="end"/>
      </w:r>
      <w:r w:rsidRPr="009B50C8">
        <w:t>, синтезуємо лінійний пропорційно-інтегральний (ПІ) регулятор швидкості у вигляді</w:t>
      </w:r>
    </w:p>
    <w:p w:rsidR="00A606E9" w:rsidRPr="009B50C8" w:rsidRDefault="00A606E9" w:rsidP="00A606E9">
      <w:pPr>
        <w:pStyle w:val="formula"/>
      </w:pPr>
      <w:r w:rsidRPr="009B50C8">
        <w:tab/>
      </w:r>
      <w:r w:rsidRPr="0043533B">
        <w:rPr>
          <w:position w:val="-48"/>
        </w:rPr>
        <w:object w:dxaOrig="2900" w:dyaOrig="1100">
          <v:shape id="_x0000_i1115" type="#_x0000_t75" style="width:145.5pt;height:55.5pt" o:ole="">
            <v:imagedata r:id="rId131" o:title=""/>
          </v:shape>
          <o:OLEObject Type="Embed" ProgID="Equation.DSMT4" ShapeID="_x0000_i1115" DrawAspect="Content" ObjectID="_1606213914" r:id="rId132"/>
        </w:object>
      </w:r>
      <w:r w:rsidRPr="009B50C8">
        <w:tab/>
      </w:r>
      <w:r w:rsidRPr="004A5B38">
        <w:fldChar w:fldCharType="begin"/>
      </w:r>
      <w:r w:rsidRPr="009B50C8">
        <w:instrText xml:space="preserve"> MACROBUTTON MTPlaceRef \* MERGEFORMAT </w:instrText>
      </w:r>
      <w:r w:rsidRPr="004A5B38">
        <w:fldChar w:fldCharType="begin"/>
      </w:r>
      <w:r w:rsidRPr="009B50C8">
        <w:instrText xml:space="preserve"> SEQ MTEqn \h \* MERGEFORMAT </w:instrText>
      </w:r>
      <w:r w:rsidRPr="004A5B38">
        <w:fldChar w:fldCharType="end"/>
      </w:r>
      <w:r w:rsidRPr="009B50C8">
        <w:instrText>(</w:instrText>
      </w:r>
      <w:r w:rsidRPr="004A5B38">
        <w:fldChar w:fldCharType="begin"/>
      </w:r>
      <w:r w:rsidRPr="009B50C8">
        <w:instrText xml:space="preserve"> SEQ MTSec \c \* Arabic \* MERGEFORMAT </w:instrText>
      </w:r>
      <w:r w:rsidRPr="004A5B38">
        <w:fldChar w:fldCharType="separate"/>
      </w:r>
      <w:r w:rsidR="00163E11">
        <w:rPr>
          <w:noProof/>
        </w:rPr>
        <w:instrText>2</w:instrText>
      </w:r>
      <w:r w:rsidRPr="004A5B38">
        <w:rPr>
          <w:noProof/>
        </w:rPr>
        <w:fldChar w:fldCharType="end"/>
      </w:r>
      <w:r w:rsidRPr="009B50C8">
        <w:instrText>.</w:instrText>
      </w:r>
      <w:r w:rsidRPr="004A5B38">
        <w:fldChar w:fldCharType="begin"/>
      </w:r>
      <w:r w:rsidRPr="009B50C8">
        <w:instrText xml:space="preserve"> SEQ MTEqn \c \* Arabic \* MERGEFORMAT </w:instrText>
      </w:r>
      <w:r w:rsidRPr="004A5B38">
        <w:fldChar w:fldCharType="separate"/>
      </w:r>
      <w:r w:rsidR="00163E11">
        <w:rPr>
          <w:noProof/>
        </w:rPr>
        <w:instrText>17</w:instrText>
      </w:r>
      <w:r w:rsidRPr="004A5B38">
        <w:rPr>
          <w:noProof/>
        </w:rPr>
        <w:fldChar w:fldCharType="end"/>
      </w:r>
      <w:r w:rsidRPr="009B50C8">
        <w:instrText>)</w:instrText>
      </w:r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де </w:t>
      </w:r>
      <w:r w:rsidRPr="004A5B38">
        <w:rPr>
          <w:position w:val="-14"/>
        </w:rPr>
        <w:object w:dxaOrig="1040" w:dyaOrig="420">
          <v:shape id="_x0000_i1105" type="#_x0000_t75" style="width:51.75pt;height:20.25pt" o:ole="">
            <v:imagedata r:id="rId133" o:title=""/>
          </v:shape>
          <o:OLEObject Type="Embed" ProgID="Equation.DSMT4" ShapeID="_x0000_i1105" DrawAspect="Content" ObjectID="_1606213915" r:id="rId134"/>
        </w:object>
      </w:r>
      <w:r w:rsidRPr="009B50C8">
        <w:t xml:space="preserve"> коефіцієнти пропорційної та інтегральної дії регулятора швидкості. Після підстановки (2.54) в (2.52) отримаємо повні рівняння динаміки похибок відпрацювання механічних координат</w:t>
      </w:r>
    </w:p>
    <w:p w:rsidR="00A606E9" w:rsidRPr="009B50C8" w:rsidRDefault="00A606E9" w:rsidP="00A606E9">
      <w:pPr>
        <w:pStyle w:val="formula"/>
      </w:pPr>
      <w:r w:rsidRPr="009B50C8">
        <w:tab/>
      </w:r>
      <w:r w:rsidRPr="0043533B">
        <w:rPr>
          <w:position w:val="-42"/>
        </w:rPr>
        <w:object w:dxaOrig="1900" w:dyaOrig="980">
          <v:shape id="_x0000_i1116" type="#_x0000_t75" style="width:94.5pt;height:49.5pt" o:ole="">
            <v:imagedata r:id="rId135" o:title=""/>
          </v:shape>
          <o:OLEObject Type="Embed" ProgID="Equation.DSMT4" ShapeID="_x0000_i1116" DrawAspect="Content" ObjectID="_1606213916" r:id="rId136"/>
        </w:object>
      </w:r>
      <w:r w:rsidRPr="009B50C8">
        <w:tab/>
      </w:r>
      <w:r w:rsidRPr="004A5B38">
        <w:fldChar w:fldCharType="begin"/>
      </w:r>
      <w:r w:rsidRPr="009B50C8">
        <w:instrText xml:space="preserve"> MACROBUTTON MTPlaceRef \* MERGEFORMAT </w:instrText>
      </w:r>
      <w:r w:rsidRPr="004A5B38">
        <w:fldChar w:fldCharType="begin"/>
      </w:r>
      <w:r w:rsidRPr="009B50C8">
        <w:instrText xml:space="preserve"> SEQ MTEqn \h \* MERGEFORMAT </w:instrText>
      </w:r>
      <w:r w:rsidRPr="004A5B38">
        <w:fldChar w:fldCharType="end"/>
      </w:r>
      <w:r w:rsidRPr="009B50C8">
        <w:instrText>(</w:instrText>
      </w:r>
      <w:r w:rsidRPr="004A5B38">
        <w:fldChar w:fldCharType="begin"/>
      </w:r>
      <w:r w:rsidRPr="009B50C8">
        <w:instrText xml:space="preserve"> SEQ MTSec \c \* Arabic \* MERGEFORMAT </w:instrText>
      </w:r>
      <w:r w:rsidRPr="004A5B38">
        <w:fldChar w:fldCharType="separate"/>
      </w:r>
      <w:r w:rsidR="00163E11">
        <w:rPr>
          <w:noProof/>
        </w:rPr>
        <w:instrText>2</w:instrText>
      </w:r>
      <w:r w:rsidRPr="004A5B38">
        <w:rPr>
          <w:noProof/>
        </w:rPr>
        <w:fldChar w:fldCharType="end"/>
      </w:r>
      <w:r w:rsidRPr="009B50C8">
        <w:instrText>.</w:instrText>
      </w:r>
      <w:r w:rsidRPr="004A5B38">
        <w:fldChar w:fldCharType="begin"/>
      </w:r>
      <w:r w:rsidRPr="009B50C8">
        <w:instrText xml:space="preserve"> SEQ MTEqn \c \* Arabic \* MERGEFORMAT </w:instrText>
      </w:r>
      <w:r w:rsidRPr="004A5B38">
        <w:fldChar w:fldCharType="separate"/>
      </w:r>
      <w:r w:rsidR="00163E11">
        <w:rPr>
          <w:noProof/>
        </w:rPr>
        <w:instrText>18</w:instrText>
      </w:r>
      <w:r w:rsidRPr="004A5B38">
        <w:rPr>
          <w:noProof/>
        </w:rPr>
        <w:fldChar w:fldCharType="end"/>
      </w:r>
      <w:r w:rsidRPr="009B50C8">
        <w:instrText>)</w:instrText>
      </w:r>
      <w:r w:rsidRPr="004A5B38">
        <w:fldChar w:fldCharType="end"/>
      </w:r>
    </w:p>
    <w:p w:rsidR="00A606E9" w:rsidRPr="009B50C8" w:rsidRDefault="00A606E9" w:rsidP="00A606E9">
      <w:pPr>
        <w:pStyle w:val="MAIN"/>
      </w:pPr>
      <w:r w:rsidRPr="009B50C8">
        <w:t xml:space="preserve">Система другого порядку (2.55) є асимптотично стійкою при усіх </w:t>
      </w:r>
      <w:r w:rsidRPr="004A5B38">
        <w:rPr>
          <w:position w:val="-14"/>
        </w:rPr>
        <w:object w:dxaOrig="1460" w:dyaOrig="420">
          <v:shape id="_x0000_i1106" type="#_x0000_t75" style="width:72.75pt;height:20.25pt" o:ole="">
            <v:imagedata r:id="rId137" o:title=""/>
          </v:shape>
          <o:OLEObject Type="Embed" ProgID="Equation.DSMT4" ShapeID="_x0000_i1106" DrawAspect="Content" ObjectID="_1606213917" r:id="rId138"/>
        </w:object>
      </w:r>
      <w:r w:rsidRPr="009B50C8">
        <w:t xml:space="preserve">. Бажані показники якості керування забезпечується за рахунок вибору налагоджувальних параметрів регуляторів швидкості, </w:t>
      </w:r>
      <w:r w:rsidRPr="004A5B38">
        <w:rPr>
          <w:position w:val="-12"/>
        </w:rPr>
        <w:object w:dxaOrig="800" w:dyaOrig="380">
          <v:shape id="_x0000_i1107" type="#_x0000_t75" style="width:40.5pt;height:19.5pt" o:ole="">
            <v:imagedata r:id="rId139" o:title=""/>
          </v:shape>
          <o:OLEObject Type="Embed" ProgID="Equation.DSMT4" ShapeID="_x0000_i1107" DrawAspect="Content" ObjectID="_1606213918" r:id="rId140"/>
        </w:object>
      </w:r>
      <w:r w:rsidRPr="009B50C8">
        <w:t>.</w:t>
      </w:r>
    </w:p>
    <w:p w:rsidR="00A606E9" w:rsidRPr="009B50C8" w:rsidRDefault="00A606E9" w:rsidP="00A606E9">
      <w:pPr>
        <w:pStyle w:val="MAIN"/>
      </w:pPr>
      <w:r w:rsidRPr="009B50C8">
        <w:lastRenderedPageBreak/>
        <w:t xml:space="preserve">Для досягнення коефіцієнтів демпфування </w:t>
      </w:r>
      <w:r w:rsidRPr="004A5B38">
        <w:rPr>
          <w:position w:val="-10"/>
        </w:rPr>
        <w:object w:dxaOrig="560" w:dyaOrig="340">
          <v:shape id="_x0000_i1108" type="#_x0000_t75" style="width:27.75pt;height:16.5pt" o:ole="">
            <v:imagedata r:id="rId141" o:title=""/>
          </v:shape>
          <o:OLEObject Type="Embed" ProgID="Equation.DSMT4" ShapeID="_x0000_i1108" DrawAspect="Content" ObjectID="_1606213919" r:id="rId142"/>
        </w:object>
      </w:r>
      <w:r w:rsidRPr="009B50C8">
        <w:t xml:space="preserve">, </w:t>
      </w:r>
      <w:r w:rsidRPr="004A5B38">
        <w:rPr>
          <w:position w:val="-26"/>
        </w:rPr>
        <w:object w:dxaOrig="880" w:dyaOrig="760">
          <v:shape id="_x0000_i1109" type="#_x0000_t75" style="width:44.25pt;height:37.5pt" o:ole="">
            <v:imagedata r:id="rId143" o:title=""/>
          </v:shape>
          <o:OLEObject Type="Embed" ProgID="Equation.DSMT4" ShapeID="_x0000_i1109" DrawAspect="Content" ObjectID="_1606213920" r:id="rId144"/>
        </w:object>
      </w:r>
      <w:r w:rsidRPr="009B50C8">
        <w:t xml:space="preserve"> у системі другого порядку (2.55) застосовується стандартне налагодження ПІ регулятора швидкості відповідно до співвідношення </w:t>
      </w:r>
      <w:r w:rsidRPr="004A5B38">
        <w:rPr>
          <w:position w:val="-26"/>
        </w:rPr>
        <w:object w:dxaOrig="1780" w:dyaOrig="740">
          <v:shape id="_x0000_i1110" type="#_x0000_t75" style="width:88.5pt;height:36.75pt" o:ole="">
            <v:imagedata r:id="rId145" o:title=""/>
          </v:shape>
          <o:OLEObject Type="Embed" ProgID="Equation.DSMT4" ShapeID="_x0000_i1110" DrawAspect="Content" ObjectID="_1606213921" r:id="rId146"/>
        </w:object>
      </w:r>
      <w:r w:rsidRPr="009B50C8">
        <w:t xml:space="preserve">, </w:t>
      </w:r>
      <w:r w:rsidRPr="004A5B38">
        <w:rPr>
          <w:position w:val="-38"/>
        </w:rPr>
        <w:object w:dxaOrig="2160" w:dyaOrig="900">
          <v:shape id="_x0000_i1111" type="#_x0000_t75" style="width:108.75pt;height:45pt" o:ole="">
            <v:imagedata r:id="rId147" o:title=""/>
          </v:shape>
          <o:OLEObject Type="Embed" ProgID="Equation.DSMT4" ShapeID="_x0000_i1111" DrawAspect="Content" ObjectID="_1606213922" r:id="rId148"/>
        </w:object>
      </w:r>
      <w:r w:rsidRPr="009B50C8">
        <w:t>.</w:t>
      </w:r>
    </w:p>
    <w:p w:rsidR="00A606E9" w:rsidRPr="00A7571E" w:rsidRDefault="00A606E9" w:rsidP="00A606E9">
      <w:pPr>
        <w:pStyle w:val="MAIN"/>
        <w:rPr>
          <w:lang w:val="ru-RU"/>
        </w:rPr>
      </w:pPr>
      <w:r w:rsidRPr="009B50C8">
        <w:t>Еквівалентна структурна схема системи відпрацювання механічних координат та повна структурна схема системи векторного керування показані на</w:t>
      </w:r>
      <w:r w:rsidRPr="00A7571E">
        <w:rPr>
          <w:lang w:val="ru-RU"/>
        </w:rPr>
        <w:t xml:space="preserve"> </w:t>
      </w:r>
      <w:r>
        <w:rPr>
          <w:lang w:val="ru-RU"/>
        </w:rPr>
        <w:t>рис. </w:t>
      </w:r>
      <w:r w:rsidRPr="00A7571E">
        <w:rPr>
          <w:lang w:val="ru-RU"/>
        </w:rPr>
        <w:t xml:space="preserve">2.8 </w:t>
      </w:r>
      <w:r>
        <w:rPr>
          <w:lang w:val="ru-RU"/>
        </w:rPr>
        <w:t xml:space="preserve">і 2.9 </w:t>
      </w:r>
      <w:proofErr w:type="spellStart"/>
      <w:r>
        <w:rPr>
          <w:lang w:val="ru-RU"/>
        </w:rPr>
        <w:t>відповідно</w:t>
      </w:r>
      <w:proofErr w:type="spellEnd"/>
      <w:r>
        <w:rPr>
          <w:lang w:val="ru-RU"/>
        </w:rPr>
        <w:t>.</w:t>
      </w:r>
    </w:p>
    <w:bookmarkStart w:id="60" w:name="_MON_1325590440"/>
    <w:bookmarkStart w:id="61" w:name="_MON_1325590451"/>
    <w:bookmarkStart w:id="62" w:name="_MON_1325590486"/>
    <w:bookmarkStart w:id="63" w:name="_MON_1325590489"/>
    <w:bookmarkStart w:id="64" w:name="_MON_1325590510"/>
    <w:bookmarkStart w:id="65" w:name="_MON_1325590541"/>
    <w:bookmarkStart w:id="66" w:name="_MON_1325591630"/>
    <w:bookmarkStart w:id="67" w:name="_MON_1333720066"/>
    <w:bookmarkStart w:id="68" w:name="_MON_1333720318"/>
    <w:bookmarkStart w:id="69" w:name="_MON_1333807316"/>
    <w:bookmarkStart w:id="70" w:name="_MON_1334735285"/>
    <w:bookmarkStart w:id="71" w:name="_MON_1179566337"/>
    <w:bookmarkStart w:id="72" w:name="_MON_1180122258"/>
    <w:bookmarkStart w:id="73" w:name="_MON_1180122944"/>
    <w:bookmarkStart w:id="74" w:name="_MON_1180123885"/>
    <w:bookmarkStart w:id="75" w:name="_MON_1180123900"/>
    <w:bookmarkStart w:id="76" w:name="_MON_1180171383"/>
    <w:bookmarkStart w:id="77" w:name="_MON_1180172803"/>
    <w:bookmarkStart w:id="78" w:name="_MON_1180172805"/>
    <w:bookmarkStart w:id="79" w:name="_MON_1180172831"/>
    <w:bookmarkStart w:id="80" w:name="_MON_1180172835"/>
    <w:bookmarkStart w:id="81" w:name="_MON_1186580931"/>
    <w:bookmarkStart w:id="82" w:name="_MON_1186581043"/>
    <w:bookmarkStart w:id="83" w:name="_MON_1186581063"/>
    <w:bookmarkStart w:id="84" w:name="_MON_1285401048"/>
    <w:bookmarkStart w:id="85" w:name="_MON_1286526429"/>
    <w:bookmarkStart w:id="86" w:name="_MON_1286526550"/>
    <w:bookmarkStart w:id="87" w:name="_MON_1286526600"/>
    <w:bookmarkStart w:id="88" w:name="_MON_1286526651"/>
    <w:bookmarkStart w:id="89" w:name="_MON_1286526687"/>
    <w:bookmarkStart w:id="90" w:name="_MON_1286538653"/>
    <w:bookmarkStart w:id="91" w:name="_MON_1286538671"/>
    <w:bookmarkStart w:id="92" w:name="_MON_1286538686"/>
    <w:bookmarkStart w:id="93" w:name="_MON_1286538994"/>
    <w:bookmarkStart w:id="94" w:name="_MON_1286539092"/>
    <w:bookmarkStart w:id="95" w:name="_MON_1286725436"/>
    <w:bookmarkStart w:id="96" w:name="_MON_1287728478"/>
    <w:bookmarkStart w:id="97" w:name="_MON_1289641325"/>
    <w:bookmarkStart w:id="98" w:name="_MON_1289641498"/>
    <w:bookmarkStart w:id="99" w:name="_MON_1324996147"/>
    <w:bookmarkStart w:id="100" w:name="_MON_1324996295"/>
    <w:bookmarkStart w:id="101" w:name="_MON_1325589271"/>
    <w:bookmarkStart w:id="102" w:name="_MON_1325590307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Start w:id="103" w:name="_MON_1325590334"/>
    <w:bookmarkEnd w:id="103"/>
    <w:p w:rsidR="00A606E9" w:rsidRPr="009B50C8" w:rsidRDefault="00A606E9" w:rsidP="00A606E9">
      <w:pPr>
        <w:pStyle w:val="picture"/>
      </w:pPr>
      <w:r w:rsidRPr="004A5B38">
        <w:object w:dxaOrig="5100" w:dyaOrig="2535">
          <v:shape id="_x0000_i1112" type="#_x0000_t75" style="width:237pt;height:117.75pt" o:ole="" fillcolor="window">
            <v:imagedata r:id="rId149" o:title=""/>
          </v:shape>
          <o:OLEObject Type="Embed" ProgID="Word.Picture.8" ShapeID="_x0000_i1112" DrawAspect="Content" ObjectID="_1606213923" r:id="rId150"/>
        </w:object>
      </w:r>
    </w:p>
    <w:p w:rsidR="00A606E9" w:rsidRPr="009B50C8" w:rsidRDefault="00A606E9" w:rsidP="00A606E9">
      <w:pPr>
        <w:pStyle w:val="picturecaption"/>
      </w:pPr>
      <w:bookmarkStart w:id="104" w:name="_Ref531992949"/>
      <w:r w:rsidRPr="009B50C8">
        <w:t xml:space="preserve">Рисунок </w:t>
      </w:r>
      <w:r w:rsidRPr="004A5B38">
        <w:fldChar w:fldCharType="begin"/>
      </w:r>
      <w:r w:rsidRPr="009B50C8">
        <w:instrText xml:space="preserve"> STYLEREF 1 \s </w:instrText>
      </w:r>
      <w:r w:rsidRPr="004A5B38">
        <w:fldChar w:fldCharType="separate"/>
      </w:r>
      <w:r w:rsidR="00163E11">
        <w:t>0</w:t>
      </w:r>
      <w:r w:rsidRPr="004A5B38">
        <w:fldChar w:fldCharType="end"/>
      </w:r>
      <w:r w:rsidRPr="009B50C8">
        <w:t>.</w:t>
      </w:r>
      <w:r w:rsidRPr="004A5B38">
        <w:fldChar w:fldCharType="begin"/>
      </w:r>
      <w:r w:rsidRPr="009B50C8">
        <w:instrText xml:space="preserve"> SEQ Figure \* ARABIC \s 1 </w:instrText>
      </w:r>
      <w:r w:rsidRPr="004A5B38">
        <w:fldChar w:fldCharType="separate"/>
      </w:r>
      <w:r w:rsidR="00163E11">
        <w:t>4</w:t>
      </w:r>
      <w:r w:rsidRPr="004A5B38">
        <w:fldChar w:fldCharType="end"/>
      </w:r>
      <w:bookmarkEnd w:id="104"/>
      <w:r w:rsidRPr="009B50C8">
        <w:t xml:space="preserve"> –– Структурна схема системи векторного керування швидкості</w:t>
      </w:r>
    </w:p>
    <w:bookmarkStart w:id="105" w:name="_MON_1334735342"/>
    <w:bookmarkEnd w:id="105"/>
    <w:p w:rsidR="00A606E9" w:rsidRPr="009B50C8" w:rsidRDefault="00A606E9" w:rsidP="00A606E9">
      <w:pPr>
        <w:pStyle w:val="picture"/>
      </w:pPr>
      <w:r w:rsidRPr="004A5B38">
        <w:object w:dxaOrig="12690" w:dyaOrig="5940">
          <v:shape id="_x0000_i1113" type="#_x0000_t75" style="width:450.75pt;height:211.5pt" o:ole="" fillcolor="window">
            <v:imagedata r:id="rId151" o:title="" cropright="-367f"/>
          </v:shape>
          <o:OLEObject Type="Embed" ProgID="Word.Picture.8" ShapeID="_x0000_i1113" DrawAspect="Content" ObjectID="_1606213924" r:id="rId152"/>
        </w:object>
      </w:r>
    </w:p>
    <w:p w:rsidR="00A606E9" w:rsidRPr="004A5B38" w:rsidRDefault="00A606E9" w:rsidP="00A606E9">
      <w:pPr>
        <w:pStyle w:val="picturecaption"/>
      </w:pPr>
      <w:bookmarkStart w:id="106" w:name="_Ref531992964"/>
      <w:r w:rsidRPr="009B50C8">
        <w:t xml:space="preserve">Рисунок </w:t>
      </w:r>
      <w:r w:rsidRPr="004A5B38">
        <w:fldChar w:fldCharType="begin"/>
      </w:r>
      <w:r w:rsidRPr="009B50C8">
        <w:instrText xml:space="preserve"> STYLEREF 1 \s </w:instrText>
      </w:r>
      <w:r w:rsidRPr="004A5B38">
        <w:fldChar w:fldCharType="separate"/>
      </w:r>
      <w:r w:rsidR="00163E11">
        <w:t>0</w:t>
      </w:r>
      <w:r w:rsidRPr="004A5B38">
        <w:fldChar w:fldCharType="end"/>
      </w:r>
      <w:r w:rsidRPr="009B50C8">
        <w:t>.</w:t>
      </w:r>
      <w:r w:rsidRPr="004A5B38">
        <w:fldChar w:fldCharType="begin"/>
      </w:r>
      <w:r w:rsidRPr="009B50C8">
        <w:instrText xml:space="preserve"> SEQ Figure \* ARABIC \s 1 </w:instrText>
      </w:r>
      <w:r w:rsidRPr="004A5B38">
        <w:fldChar w:fldCharType="separate"/>
      </w:r>
      <w:r w:rsidR="00163E11">
        <w:t>5</w:t>
      </w:r>
      <w:r w:rsidRPr="004A5B38">
        <w:fldChar w:fldCharType="end"/>
      </w:r>
      <w:bookmarkEnd w:id="106"/>
      <w:r w:rsidRPr="009B50C8">
        <w:t xml:space="preserve"> – Повна структурна схема системи векторного керування</w:t>
      </w:r>
    </w:p>
    <w:p w:rsidR="002370B5" w:rsidRDefault="002370B5" w:rsidP="002370B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606E9" w:rsidRPr="00163E11" w:rsidRDefault="00A606E9" w:rsidP="00806BF2">
      <w:pPr>
        <w:pStyle w:val="Heading1"/>
      </w:pPr>
      <w:bookmarkStart w:id="107" w:name="_Toc532218629"/>
      <w:r w:rsidRPr="00A606E9">
        <w:lastRenderedPageBreak/>
        <w:t>3</w:t>
      </w:r>
      <w:bookmarkEnd w:id="107"/>
      <w:r>
        <w:t xml:space="preserve">. </w:t>
      </w:r>
      <w:r w:rsidR="00163E11">
        <w:t>Опис лабораторної установки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Однією із відомих світових виробників електроприводів є фірма Rexroth, яка є філіалом корпорації BOSСH і пропонує свої технічні рішення, які застосовуються в машинобудування, металургії, хімічні, харчовій промисловості, приладобудуванні, та різноманітних промислових установках. 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Для роботи із сервоприводом використовується програмне забезпечення, яке включає ряд відповідних програмних компонентів, за допомогою яких можливе якісне регулювання швидкості електропривода.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Структура сервоприводу Rexroth є характерною для електроприводів із ланкою постійного струму та автономним інвертором напруги (АІН).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В системі реалізовано векторне керування СДПМ що має каскадну структуру, що складається з окремих регуляторів струму, швидкості і положення. Виходячи із вибраного режиму підключається необхідний контур регулювання.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Завдяки можливості оперувати змінними випереджаючого регулювання швидкістю та прискоренням і обробці змішаного сигналу від зовнішнього давача і давача двигуна ми маємо змогу мінімізувати похибку.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Регулятор швидкості у даному сервоприводі надає змогу налаштування ПІ-регуляторів як вручну, так і в автоматичному режимі, Він має 4 фільтри для резонансних частот ті одному фільтру для середніх і нижніх частот, шо вільно налаштовуються користувачем.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Для проектування, діагностики, візуалізації, параметризації та обслуговування проектів з обладнанням Rexroth слід звернути увагу на IndraWorks - середовище для побудови систем керування та приводів Rexroth. Це середовище допомагає користувачеві, проводячи його через все етапи технологічного процесу.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За допомогою цього середовища можна виявляти недоліки налаштування та помилки, що виникають у процесі роботи, проводити діагностики і візуалізувати перехідні процеси використовуючи Oscilloscope.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Окрім цього, існує можливість вирішення цих задач використовуючи вбудований ПЛК, який працює за стандартом IEC 61131-3. 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Інтеграція електроприводу в SCADA системи виконується на базі протоколів Ethernet: </w:t>
      </w:r>
    </w:p>
    <w:p w:rsidR="00A606E9" w:rsidRPr="00A606E9" w:rsidRDefault="00A606E9" w:rsidP="00A606E9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EtherNet/IP;</w:t>
      </w:r>
    </w:p>
    <w:p w:rsidR="00A606E9" w:rsidRPr="00A606E9" w:rsidRDefault="00A606E9" w:rsidP="00A606E9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EtherCAT;</w:t>
      </w:r>
    </w:p>
    <w:p w:rsidR="00A606E9" w:rsidRPr="00A606E9" w:rsidRDefault="00A606E9" w:rsidP="00A606E9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Profinet IO;</w:t>
      </w:r>
    </w:p>
    <w:p w:rsidR="00A606E9" w:rsidRPr="00A606E9" w:rsidRDefault="00A606E9" w:rsidP="00A606E9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Sercos III;</w:t>
      </w:r>
    </w:p>
    <w:p w:rsidR="00A606E9" w:rsidRPr="00A606E9" w:rsidRDefault="00A606E9" w:rsidP="00163E11">
      <w:pPr>
        <w:numPr>
          <w:ilvl w:val="0"/>
          <w:numId w:val="9"/>
        </w:numPr>
        <w:spacing w:after="0" w:line="360" w:lineRule="auto"/>
        <w:ind w:left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інші протоколи:</w:t>
      </w:r>
    </w:p>
    <w:p w:rsidR="00A606E9" w:rsidRPr="00A606E9" w:rsidRDefault="00A606E9" w:rsidP="00A606E9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Profibus DP;</w:t>
      </w:r>
    </w:p>
    <w:p w:rsidR="00A606E9" w:rsidRPr="00A606E9" w:rsidRDefault="00A606E9" w:rsidP="00A606E9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CANopen.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Окрім вказаних протоколів сервопривод має налагоджувальні дискретні входи та виходи а також аналоговий вхід.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Отже до можливостей сервоприводів Rexroth можна віднести:</w:t>
      </w:r>
    </w:p>
    <w:p w:rsidR="00A606E9" w:rsidRPr="00A606E9" w:rsidRDefault="00A606E9" w:rsidP="00A606E9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реалізацію алгоритмів векторного керування кутовою швидкістю, положенням та моментом приводного двигуна;</w:t>
      </w:r>
    </w:p>
    <w:p w:rsidR="00A606E9" w:rsidRPr="00A606E9" w:rsidRDefault="00A606E9" w:rsidP="00A606E9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налагодження параметрів контурів регулювання;</w:t>
      </w:r>
    </w:p>
    <w:p w:rsidR="00A606E9" w:rsidRPr="00A606E9" w:rsidRDefault="00A606E9" w:rsidP="00A606E9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візуалізацію перехідних процесів системи;</w:t>
      </w:r>
    </w:p>
    <w:p w:rsidR="00A606E9" w:rsidRPr="00A606E9" w:rsidRDefault="00A606E9" w:rsidP="00A606E9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врахування особливостей технологічного процесу;</w:t>
      </w:r>
    </w:p>
    <w:p w:rsidR="00A606E9" w:rsidRPr="00A606E9" w:rsidRDefault="00A606E9" w:rsidP="00A606E9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може бути використаний як компонент у складі системи автоматизації технологічного комплексу;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Завдяки такому набору функцій він є придатним для дослідження синхронних сервоприводів і використанні його у навчанні студентів для набуття ними навичок у налаштуванні, параметризації та експлуатації сервоприводів.</w:t>
      </w:r>
    </w:p>
    <w:p w:rsidR="00A606E9" w:rsidRPr="00A606E9" w:rsidRDefault="00A606E9" w:rsidP="00A606E9">
      <w:pPr>
        <w:keepNext/>
        <w:keepLines/>
        <w:spacing w:before="280" w:after="280"/>
        <w:outlineLvl w:val="1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108" w:name="_Toc532218630"/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3.</w:t>
      </w:r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ru-RU"/>
        </w:rPr>
        <w:t>1</w:t>
      </w:r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 Використання серійного сервоприводу </w:t>
      </w:r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en-US"/>
        </w:rPr>
        <w:t>Rexroth</w:t>
      </w:r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 в експериментальній установці</w:t>
      </w:r>
      <w:bookmarkEnd w:id="108"/>
    </w:p>
    <w:p w:rsidR="00A606E9" w:rsidRPr="00A606E9" w:rsidRDefault="00A606E9" w:rsidP="00A606E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 xml:space="preserve">Функціональна схема лабораторного стенду для роботи з сервоприводом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Rexroth</w:t>
      </w:r>
      <w:r w:rsidRPr="00A606E9">
        <w:rPr>
          <w:rFonts w:ascii="Times New Roman" w:hAnsi="Times New Roman" w:cs="Times New Roman"/>
          <w:sz w:val="28"/>
          <w:szCs w:val="28"/>
        </w:rPr>
        <w:t xml:space="preserve"> наведена на рис. 3.1.</w:t>
      </w:r>
      <w:r w:rsidRPr="00A606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606E9">
        <w:rPr>
          <w:rFonts w:ascii="Times New Roman" w:hAnsi="Times New Roman" w:cs="Times New Roman"/>
          <w:sz w:val="28"/>
          <w:szCs w:val="28"/>
        </w:rPr>
        <w:t xml:space="preserve">Стенд включає в себе персональний комп’ютер з </w:t>
      </w:r>
      <w:r w:rsidRPr="00A606E9">
        <w:rPr>
          <w:rFonts w:ascii="Times New Roman" w:hAnsi="Times New Roman" w:cs="Times New Roman"/>
          <w:sz w:val="28"/>
          <w:szCs w:val="28"/>
        </w:rPr>
        <w:lastRenderedPageBreak/>
        <w:t xml:space="preserve">програмним забезпеченням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Rexroth</w:t>
      </w:r>
      <w:r w:rsidRPr="00A606E9">
        <w:rPr>
          <w:rFonts w:ascii="Times New Roman" w:hAnsi="Times New Roman" w:cs="Times New Roman"/>
          <w:sz w:val="28"/>
          <w:szCs w:val="28"/>
        </w:rPr>
        <w:t>, синхронний двигун та систему керування ним і навантажувальний агрегат.</w:t>
      </w:r>
    </w:p>
    <w:p w:rsidR="00A606E9" w:rsidRPr="00A606E9" w:rsidRDefault="00A606E9" w:rsidP="00A606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Така лабораторна установка дає можливість проводити дослідження статичних та динамічних характеристик сервоприводу, дослідження якості регулювання, впливу параметрів контурів на якість регулювання, а також досліджувати сервопривод як засіб автоматизації.</w:t>
      </w:r>
    </w:p>
    <w:bookmarkStart w:id="109" w:name="_Ref532216597"/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object w:dxaOrig="11054" w:dyaOrig="4730">
          <v:shape id="_x0000_i1117" type="#_x0000_t75" style="width:417.75pt;height:209.25pt" o:ole="">
            <v:imagedata r:id="rId153" o:title=""/>
          </v:shape>
          <o:OLEObject Type="Embed" ProgID="Visio.Drawing.11" ShapeID="_x0000_i1117" DrawAspect="Content" ObjectID="_1606213925" r:id="rId154"/>
        </w:object>
      </w:r>
    </w:p>
    <w:bookmarkEnd w:id="109"/>
    <w:p w:rsidR="00A606E9" w:rsidRPr="00A606E9" w:rsidRDefault="00163E11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3.6 </w:t>
      </w: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– Функціональна схема стенду</w:t>
      </w:r>
    </w:p>
    <w:p w:rsidR="00A606E9" w:rsidRPr="00A606E9" w:rsidRDefault="00A606E9" w:rsidP="00A606E9">
      <w:pPr>
        <w:keepNext/>
        <w:keepLines/>
        <w:spacing w:before="280" w:after="280" w:line="360" w:lineRule="auto"/>
        <w:ind w:left="720" w:hanging="720"/>
        <w:jc w:val="both"/>
        <w:outlineLvl w:val="2"/>
        <w:rPr>
          <w:rFonts w:ascii="Times New Roman" w:eastAsiaTheme="majorEastAsia" w:hAnsi="Times New Roman" w:cstheme="majorBidi"/>
          <w:b/>
          <w:sz w:val="28"/>
          <w:szCs w:val="24"/>
          <w:lang w:val="ru-RU"/>
        </w:rPr>
      </w:pPr>
      <w:bookmarkStart w:id="110" w:name="_Toc532218631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>3.</w:t>
      </w:r>
      <w:r w:rsidRPr="00A606E9">
        <w:rPr>
          <w:rFonts w:ascii="Times New Roman" w:eastAsiaTheme="majorEastAsia" w:hAnsi="Times New Roman" w:cstheme="majorBidi"/>
          <w:b/>
          <w:sz w:val="28"/>
          <w:szCs w:val="24"/>
          <w:lang w:val="ru-RU"/>
        </w:rPr>
        <w:t>1</w:t>
      </w:r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 xml:space="preserve">.1 Загальна інформація про серійний синхронний сервопривод </w:t>
      </w:r>
      <w:r w:rsidRPr="00A606E9">
        <w:rPr>
          <w:rFonts w:ascii="Times New Roman" w:eastAsiaTheme="majorEastAsia" w:hAnsi="Times New Roman" w:cstheme="majorBidi"/>
          <w:b/>
          <w:sz w:val="28"/>
          <w:szCs w:val="24"/>
          <w:lang w:val="en-US"/>
        </w:rPr>
        <w:t>Rexroth</w:t>
      </w:r>
      <w:bookmarkEnd w:id="110"/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Загальна схема з’єднання компонентів сервоприводу наведена на рис. 3.2. На даному рисунку прийняті такі позначення: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120" w:dyaOrig="360">
          <v:shape id="_x0000_i1039" type="#_x0000_t75" style="width:56.25pt;height:18.75pt" o:ole="" fillcolor="window">
            <v:imagedata r:id="rId155" o:title=""/>
          </v:shape>
          <o:OLEObject Type="Embed" ProgID="Equation.DSMT4" ShapeID="_x0000_i1039" DrawAspect="Content" ObjectID="_1606213926" r:id="rId156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мережа живлення,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object w:dxaOrig="220" w:dyaOrig="279">
          <v:shape id="_x0000_i1040" type="#_x0000_t75" style="width:11.25pt;height:14.25pt" o:ole="" fillcolor="window">
            <v:imagedata r:id="rId157" o:title=""/>
          </v:shape>
          <o:OLEObject Type="Embed" ProgID="Equation.DSMT4" ShapeID="_x0000_i1040" DrawAspect="Content" ObjectID="_1606213927" r:id="rId158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запобіжник,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620" w:dyaOrig="300">
          <v:shape id="_x0000_i1041" type="#_x0000_t75" style="width:30.75pt;height:15pt" o:ole="" fillcolor="window">
            <v:imagedata r:id="rId159" o:title=""/>
          </v:shape>
          <o:OLEObject Type="Embed" ProgID="Equation.DSMT4" ShapeID="_x0000_i1041" DrawAspect="Content" ObjectID="_1606213928" r:id="rId160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трансформатор,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440" w:dyaOrig="300">
          <v:shape id="_x0000_i1042" type="#_x0000_t75" style="width:21.75pt;height:15pt" o:ole="" fillcolor="window">
            <v:imagedata r:id="rId161" o:title=""/>
          </v:shape>
          <o:OLEObject Type="Embed" ProgID="Equation.DSMT4" ShapeID="_x0000_i1042" DrawAspect="Content" ObjectID="_1606213929" r:id="rId162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мережевий фільтр,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639" w:dyaOrig="300">
          <v:shape id="_x0000_i1043" type="#_x0000_t75" style="width:31.5pt;height:15pt" o:ole="" fillcolor="window">
            <v:imagedata r:id="rId163" o:title=""/>
          </v:shape>
          <o:OLEObject Type="Embed" ProgID="Equation.DSMT4" ShapeID="_x0000_i1043" DrawAspect="Content" ObjectID="_1606213930" r:id="rId164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мережевий дросель,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object w:dxaOrig="380" w:dyaOrig="279">
          <v:shape id="_x0000_i1044" type="#_x0000_t75" style="width:19.5pt;height:14.25pt" o:ole="" fillcolor="window">
            <v:imagedata r:id="rId165" o:title=""/>
          </v:shape>
          <o:OLEObject Type="Embed" ProgID="Equation.DSMT4" ShapeID="_x0000_i1044" DrawAspect="Content" ObjectID="_1606213931" r:id="rId166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контактор,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560" w:dyaOrig="300">
          <v:shape id="_x0000_i1045" type="#_x0000_t75" style="width:27.75pt;height:15pt" o:ole="" fillcolor="window">
            <v:imagedata r:id="rId167" o:title=""/>
          </v:shape>
          <o:OLEObject Type="Embed" ProgID="Equation.DSMT4" ShapeID="_x0000_i1045" DrawAspect="Content" ObjectID="_1606213932" r:id="rId168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живлення 24В,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59" w:dyaOrig="300">
          <v:shape id="_x0000_i1046" type="#_x0000_t75" style="width:42.75pt;height:15pt" o:ole="" fillcolor="window">
            <v:imagedata r:id="rId169" o:title=""/>
          </v:shape>
          <o:OLEObject Type="Embed" ProgID="Equation.DSMT4" ShapeID="_x0000_i1046" DrawAspect="Content" ObjectID="_1606213933" r:id="rId170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силова секція,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position w:val="-4"/>
          <w:sz w:val="28"/>
          <w:szCs w:val="28"/>
        </w:rPr>
        <w:object w:dxaOrig="440" w:dyaOrig="279">
          <v:shape id="_x0000_i1047" type="#_x0000_t75" style="width:21.75pt;height:14.25pt" o:ole="" fillcolor="window">
            <v:imagedata r:id="rId171" o:title=""/>
          </v:shape>
          <o:OLEObject Type="Embed" ProgID="Equation.DSMT4" ShapeID="_x0000_i1047" DrawAspect="Content" ObjectID="_1606213934" r:id="rId172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внутрішній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кламперний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резистор,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620" w:dyaOrig="300">
          <v:shape id="_x0000_i1048" type="#_x0000_t75" style="width:30.75pt;height:15pt" o:ole="" fillcolor="window">
            <v:imagedata r:id="rId173" o:title=""/>
          </v:shape>
          <o:OLEObject Type="Embed" ProgID="Equation.DSMT4" ShapeID="_x0000_i1048" DrawAspect="Content" ObjectID="_1606213935" r:id="rId174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зовнішній конденсатор ланки постійного струму,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position w:val="-4"/>
          <w:sz w:val="28"/>
          <w:szCs w:val="28"/>
        </w:rPr>
        <w:object w:dxaOrig="639" w:dyaOrig="279">
          <v:shape id="_x0000_i1049" type="#_x0000_t75" style="width:31.5pt;height:14.25pt" o:ole="" fillcolor="window">
            <v:imagedata r:id="rId175" o:title=""/>
          </v:shape>
          <o:OLEObject Type="Embed" ProgID="Equation.DSMT4" ShapeID="_x0000_i1049" DrawAspect="Content" ObjectID="_1606213936" r:id="rId176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зовнішній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кламперний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резистор,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object w:dxaOrig="340" w:dyaOrig="279">
          <v:shape id="_x0000_i1050" type="#_x0000_t75" style="width:16.5pt;height:14.25pt" o:ole="" fillcolor="window">
            <v:imagedata r:id="rId177" o:title=""/>
          </v:shape>
          <o:OLEObject Type="Embed" ProgID="Equation.DSMT4" ShapeID="_x0000_i1050" DrawAspect="Content" ObjectID="_1606213937" r:id="rId178"/>
        </w:objec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двигун.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Залежного від вимог технологічного процесу і умов експлуатації компоненти сервоприводу можуть замінюватись або не використовуватися взагалі.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0789755" wp14:editId="7D5256E4">
            <wp:extent cx="5276850" cy="4944514"/>
            <wp:effectExtent l="0" t="0" r="0" b="889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54" cy="494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bookmarkStart w:id="111" w:name="_Ref532217042"/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163E1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1.7</w:t>
      </w: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Загальна схема сервоприводу </w:t>
      </w: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Rexroth</w:t>
      </w:r>
      <w:bookmarkEnd w:id="111"/>
    </w:p>
    <w:p w:rsidR="00A606E9" w:rsidRPr="00A606E9" w:rsidRDefault="00A606E9" w:rsidP="00A606E9">
      <w:pPr>
        <w:keepNext/>
        <w:keepLines/>
        <w:spacing w:before="280" w:after="280" w:line="360" w:lineRule="auto"/>
        <w:ind w:left="720" w:hanging="720"/>
        <w:jc w:val="both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112" w:name="_Toc532218632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 xml:space="preserve">3.1.2 Використання серійного синхронного сервоприводу </w:t>
      </w:r>
      <w:r w:rsidRPr="00A606E9">
        <w:rPr>
          <w:rFonts w:ascii="Times New Roman" w:eastAsiaTheme="majorEastAsia" w:hAnsi="Times New Roman" w:cstheme="majorBidi"/>
          <w:b/>
          <w:sz w:val="28"/>
          <w:szCs w:val="24"/>
          <w:lang w:val="en-US"/>
        </w:rPr>
        <w:t>Rexroth</w:t>
      </w:r>
      <w:bookmarkEnd w:id="112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 xml:space="preserve"> </w:t>
      </w:r>
    </w:p>
    <w:p w:rsidR="00A606E9" w:rsidRPr="00A606E9" w:rsidRDefault="00A606E9" w:rsidP="00A606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Залежного від вимог технологічного процесу і умов експлуатації компоненти сервоприводу, зображені на рис.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606E9">
        <w:rPr>
          <w:rFonts w:ascii="Times New Roman" w:hAnsi="Times New Roman" w:cs="Times New Roman"/>
          <w:sz w:val="28"/>
          <w:szCs w:val="28"/>
        </w:rPr>
        <w:t xml:space="preserve">3.2 можуть замінюватись або не використовуватися взагалі. Оскільки лабораторна установка не потребує таких компонентів, як трансформатор, контактор, внутрішній </w:t>
      </w:r>
      <w:proofErr w:type="spellStart"/>
      <w:r w:rsidRPr="00A606E9">
        <w:rPr>
          <w:rFonts w:ascii="Times New Roman" w:hAnsi="Times New Roman" w:cs="Times New Roman"/>
          <w:sz w:val="28"/>
          <w:szCs w:val="28"/>
        </w:rPr>
        <w:t>кламперний</w:t>
      </w:r>
      <w:proofErr w:type="spellEnd"/>
      <w:r w:rsidRPr="00A606E9">
        <w:rPr>
          <w:rFonts w:ascii="Times New Roman" w:hAnsi="Times New Roman" w:cs="Times New Roman"/>
          <w:sz w:val="28"/>
          <w:szCs w:val="28"/>
        </w:rPr>
        <w:t xml:space="preserve"> резистор, </w:t>
      </w:r>
      <w:r w:rsidRPr="00A606E9">
        <w:rPr>
          <w:rFonts w:ascii="Times New Roman" w:hAnsi="Times New Roman" w:cs="Times New Roman"/>
          <w:sz w:val="28"/>
          <w:szCs w:val="28"/>
        </w:rPr>
        <w:lastRenderedPageBreak/>
        <w:t xml:space="preserve">зовнішній конденсатор ланки постійного струму, зовнішній </w:t>
      </w:r>
      <w:proofErr w:type="spellStart"/>
      <w:r w:rsidRPr="00A606E9">
        <w:rPr>
          <w:rFonts w:ascii="Times New Roman" w:hAnsi="Times New Roman" w:cs="Times New Roman"/>
          <w:sz w:val="28"/>
          <w:szCs w:val="28"/>
        </w:rPr>
        <w:t>кламперний</w:t>
      </w:r>
      <w:proofErr w:type="spellEnd"/>
      <w:r w:rsidRPr="00A606E9">
        <w:rPr>
          <w:rFonts w:ascii="Times New Roman" w:hAnsi="Times New Roman" w:cs="Times New Roman"/>
          <w:sz w:val="28"/>
          <w:szCs w:val="28"/>
        </w:rPr>
        <w:t xml:space="preserve"> резистор, їх використання є недоцільним. У зв’язку з цим, схема сервоприводу, що буде застосовуватися в експериментальній установці набуває вигляду як на рис.</w:t>
      </w:r>
      <w:r w:rsidRPr="00A606E9">
        <w:rPr>
          <w:rFonts w:ascii="Times New Roman" w:hAnsi="Times New Roman" w:cs="Times New Roman"/>
          <w:sz w:val="28"/>
          <w:szCs w:val="28"/>
          <w:lang w:val="ru-RU"/>
        </w:rPr>
        <w:t xml:space="preserve"> 3.3. </w:t>
      </w:r>
      <w:r w:rsidRPr="00A606E9">
        <w:rPr>
          <w:rFonts w:ascii="Times New Roman" w:hAnsi="Times New Roman" w:cs="Times New Roman"/>
          <w:sz w:val="28"/>
          <w:szCs w:val="28"/>
        </w:rPr>
        <w:t xml:space="preserve">До складу </w:t>
      </w:r>
      <w:proofErr w:type="spellStart"/>
      <w:r w:rsidRPr="00A606E9">
        <w:rPr>
          <w:rFonts w:ascii="Times New Roman" w:hAnsi="Times New Roman" w:cs="Times New Roman"/>
          <w:sz w:val="28"/>
          <w:szCs w:val="28"/>
          <w:lang w:val="ru-RU"/>
        </w:rPr>
        <w:t>устаноки</w:t>
      </w:r>
      <w:proofErr w:type="spellEnd"/>
      <w:r w:rsidRPr="00A606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606E9">
        <w:rPr>
          <w:rFonts w:ascii="Times New Roman" w:hAnsi="Times New Roman" w:cs="Times New Roman"/>
          <w:sz w:val="28"/>
          <w:szCs w:val="28"/>
        </w:rPr>
        <w:t>входять наступні компоненти:</w:t>
      </w:r>
    </w:p>
    <w:p w:rsidR="00A606E9" w:rsidRPr="00A606E9" w:rsidRDefault="00A606E9" w:rsidP="00A606E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i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1.</w:t>
      </w:r>
      <w:r w:rsidRPr="00A606E9">
        <w:rPr>
          <w:rFonts w:ascii="Times New Roman" w:hAnsi="Times New Roman"/>
          <w:sz w:val="28"/>
          <w:szCs w:val="28"/>
        </w:rPr>
        <w:t xml:space="preserve"> Досліджуваний синхронний двигун </w:t>
      </w:r>
      <w:r w:rsidRPr="00A606E9">
        <w:rPr>
          <w:rFonts w:ascii="Times New Roman" w:hAnsi="Times New Roman"/>
          <w:i/>
          <w:sz w:val="28"/>
          <w:szCs w:val="28"/>
          <w:lang w:val="en-US"/>
        </w:rPr>
        <w:t>MSK</w:t>
      </w:r>
      <w:r w:rsidRPr="00A606E9">
        <w:rPr>
          <w:rFonts w:ascii="Times New Roman" w:hAnsi="Times New Roman"/>
          <w:i/>
          <w:sz w:val="28"/>
          <w:szCs w:val="28"/>
        </w:rPr>
        <w:t>030В</w:t>
      </w:r>
      <w:r w:rsidRPr="00A606E9">
        <w:rPr>
          <w:rFonts w:ascii="Times New Roman" w:hAnsi="Times New Roman"/>
          <w:sz w:val="28"/>
          <w:szCs w:val="28"/>
        </w:rPr>
        <w:t xml:space="preserve"> серії </w:t>
      </w:r>
      <w:proofErr w:type="spellStart"/>
      <w:r w:rsidRPr="00A606E9">
        <w:rPr>
          <w:rFonts w:ascii="Times New Roman" w:hAnsi="Times New Roman"/>
          <w:i/>
          <w:sz w:val="28"/>
          <w:szCs w:val="28"/>
          <w:lang w:val="en-US"/>
        </w:rPr>
        <w:t>IndraDyn</w:t>
      </w:r>
      <w:proofErr w:type="spellEnd"/>
      <w:r w:rsidRPr="00A606E9">
        <w:rPr>
          <w:rFonts w:ascii="Times New Roman" w:hAnsi="Times New Roman"/>
          <w:i/>
          <w:sz w:val="28"/>
          <w:szCs w:val="28"/>
        </w:rPr>
        <w:t xml:space="preserve"> </w:t>
      </w:r>
      <w:r w:rsidRPr="00A606E9">
        <w:rPr>
          <w:rFonts w:ascii="Times New Roman" w:hAnsi="Times New Roman"/>
          <w:i/>
          <w:sz w:val="28"/>
          <w:szCs w:val="28"/>
          <w:lang w:val="en-US"/>
        </w:rPr>
        <w:t>S</w:t>
      </w:r>
      <w:r w:rsidRPr="00A606E9">
        <w:rPr>
          <w:rFonts w:ascii="Times New Roman" w:hAnsi="Times New Roman"/>
          <w:sz w:val="28"/>
          <w:szCs w:val="28"/>
        </w:rPr>
        <w:t>;</w:t>
      </w:r>
    </w:p>
    <w:p w:rsidR="00A606E9" w:rsidRPr="00A606E9" w:rsidRDefault="00A606E9" w:rsidP="00A606E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 xml:space="preserve">2. Силова секція </w:t>
      </w:r>
      <w:r w:rsidRPr="00A606E9">
        <w:rPr>
          <w:rFonts w:ascii="Times New Roman" w:hAnsi="Times New Roman"/>
          <w:bCs/>
          <w:i/>
          <w:sz w:val="28"/>
          <w:szCs w:val="28"/>
        </w:rPr>
        <w:t>HCS02</w:t>
      </w:r>
      <w:r w:rsidRPr="00A606E9">
        <w:rPr>
          <w:rFonts w:ascii="Times New Roman" w:hAnsi="Times New Roman"/>
          <w:sz w:val="28"/>
          <w:szCs w:val="28"/>
        </w:rPr>
        <w:t>;</w:t>
      </w:r>
    </w:p>
    <w:p w:rsidR="00A606E9" w:rsidRPr="00A606E9" w:rsidRDefault="00A606E9" w:rsidP="00A606E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 xml:space="preserve">3. Інтелектуальний модуль </w:t>
      </w:r>
      <w:r w:rsidRPr="00A606E9">
        <w:rPr>
          <w:rFonts w:ascii="Times New Roman" w:hAnsi="Times New Roman"/>
          <w:i/>
          <w:sz w:val="28"/>
          <w:szCs w:val="28"/>
          <w:lang w:val="en-US"/>
        </w:rPr>
        <w:t>CSH</w:t>
      </w:r>
      <w:r w:rsidRPr="00A606E9">
        <w:rPr>
          <w:rFonts w:ascii="Times New Roman" w:hAnsi="Times New Roman"/>
          <w:i/>
          <w:sz w:val="28"/>
          <w:szCs w:val="28"/>
        </w:rPr>
        <w:t>01</w:t>
      </w:r>
      <w:r w:rsidRPr="00A606E9">
        <w:rPr>
          <w:rFonts w:ascii="Times New Roman" w:hAnsi="Times New Roman"/>
          <w:sz w:val="28"/>
          <w:szCs w:val="28"/>
        </w:rPr>
        <w:t xml:space="preserve">; </w:t>
      </w:r>
    </w:p>
    <w:p w:rsidR="00A606E9" w:rsidRPr="00A606E9" w:rsidRDefault="00A606E9" w:rsidP="00A606E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>4. Блок живлення 24 В.</w:t>
      </w:r>
    </w:p>
    <w:p w:rsidR="00A606E9" w:rsidRPr="00A606E9" w:rsidRDefault="00A606E9" w:rsidP="00A606E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 xml:space="preserve">Основні параметри двигуна </w:t>
      </w:r>
      <w:r w:rsidRPr="00A606E9">
        <w:rPr>
          <w:rFonts w:ascii="Times New Roman" w:hAnsi="Times New Roman" w:cs="Times New Roman"/>
          <w:i/>
          <w:sz w:val="28"/>
          <w:szCs w:val="28"/>
          <w:lang w:val="en-US"/>
        </w:rPr>
        <w:t>MSK</w:t>
      </w:r>
      <w:r w:rsidRPr="00A606E9">
        <w:rPr>
          <w:rFonts w:ascii="Times New Roman" w:hAnsi="Times New Roman" w:cs="Times New Roman"/>
          <w:i/>
          <w:sz w:val="28"/>
          <w:szCs w:val="28"/>
        </w:rPr>
        <w:t>030В</w:t>
      </w:r>
      <w:r w:rsidRPr="00A606E9">
        <w:rPr>
          <w:rFonts w:ascii="Times New Roman" w:hAnsi="Times New Roman" w:cs="Times New Roman"/>
          <w:sz w:val="28"/>
          <w:szCs w:val="28"/>
        </w:rPr>
        <w:t xml:space="preserve"> зведено в табл.3.3, [22].</w:t>
      </w:r>
    </w:p>
    <w:p w:rsidR="00A606E9" w:rsidRPr="00A606E9" w:rsidRDefault="00A606E9" w:rsidP="00A606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606E9" w:rsidRPr="00A606E9" w:rsidRDefault="00A606E9" w:rsidP="00A606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 xml:space="preserve">Відзначимо, що серводвигун </w:t>
      </w:r>
      <w:r w:rsidRPr="00A606E9">
        <w:rPr>
          <w:rFonts w:ascii="Times New Roman" w:hAnsi="Times New Roman" w:cs="Times New Roman"/>
          <w:i/>
          <w:sz w:val="28"/>
          <w:szCs w:val="28"/>
          <w:lang w:val="en-US"/>
        </w:rPr>
        <w:t>MSK</w:t>
      </w:r>
      <w:r w:rsidRPr="00A606E9">
        <w:rPr>
          <w:rFonts w:ascii="Times New Roman" w:hAnsi="Times New Roman" w:cs="Times New Roman"/>
          <w:i/>
          <w:sz w:val="28"/>
          <w:szCs w:val="28"/>
        </w:rPr>
        <w:t>030В</w:t>
      </w:r>
      <w:r w:rsidRPr="00A606E9">
        <w:rPr>
          <w:rFonts w:ascii="Times New Roman" w:hAnsi="Times New Roman" w:cs="Times New Roman"/>
          <w:sz w:val="28"/>
          <w:szCs w:val="28"/>
        </w:rPr>
        <w:t xml:space="preserve"> має вбудований синус-</w:t>
      </w:r>
      <w:proofErr w:type="spellStart"/>
      <w:r w:rsidRPr="00A606E9">
        <w:rPr>
          <w:rFonts w:ascii="Times New Roman" w:hAnsi="Times New Roman" w:cs="Times New Roman"/>
          <w:sz w:val="28"/>
          <w:szCs w:val="28"/>
        </w:rPr>
        <w:t>косинусний</w:t>
      </w:r>
      <w:proofErr w:type="spellEnd"/>
      <w:r w:rsidRPr="00A606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06E9">
        <w:rPr>
          <w:rFonts w:ascii="Times New Roman" w:hAnsi="Times New Roman" w:cs="Times New Roman"/>
          <w:sz w:val="28"/>
          <w:szCs w:val="28"/>
        </w:rPr>
        <w:t>енкодер</w:t>
      </w:r>
      <w:proofErr w:type="spellEnd"/>
      <w:r w:rsidRPr="00A606E9">
        <w:rPr>
          <w:rFonts w:ascii="Times New Roman" w:hAnsi="Times New Roman" w:cs="Times New Roman"/>
          <w:sz w:val="28"/>
          <w:szCs w:val="28"/>
        </w:rPr>
        <w:t>, комунікація з яким здійснюється за допомогою спеціалізованого інтерфейсу HIPERFACE.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object w:dxaOrig="9392" w:dyaOrig="9701">
          <v:shape id="_x0000_i1051" type="#_x0000_t75" style="width:405.75pt;height:397.5pt" o:ole="">
            <v:imagedata r:id="rId180" o:title=""/>
          </v:shape>
          <o:OLEObject Type="Embed" ProgID="Visio.Drawing.11" ShapeID="_x0000_i1051" DrawAspect="Content" ObjectID="_1606213938" r:id="rId181"/>
        </w:object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bookmarkStart w:id="113" w:name="_Ref532217144"/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163E1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1.8 </w:t>
      </w: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Схема серійного сервоприводу </w:t>
      </w: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Rexroth</w:t>
      </w: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що застосовується в експериментальній установці</w:t>
      </w:r>
      <w:bookmarkEnd w:id="113"/>
    </w:p>
    <w:p w:rsidR="00A606E9" w:rsidRPr="00A606E9" w:rsidRDefault="00A606E9" w:rsidP="00A606E9">
      <w:pPr>
        <w:keepNext/>
        <w:keepLines/>
        <w:spacing w:before="280" w:after="280"/>
        <w:outlineLvl w:val="1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114" w:name="_Toc532218633"/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3.2</w:t>
      </w:r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ab/>
        <w:t>Первинне налаштування сервоприводу</w:t>
      </w:r>
      <w:bookmarkEnd w:id="114"/>
    </w:p>
    <w:p w:rsidR="00A606E9" w:rsidRPr="00A606E9" w:rsidRDefault="00A606E9" w:rsidP="00A606E9">
      <w:pPr>
        <w:keepNext/>
        <w:keepLines/>
        <w:spacing w:before="280" w:after="280" w:line="360" w:lineRule="auto"/>
        <w:ind w:left="720" w:hanging="720"/>
        <w:jc w:val="both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115" w:name="_Toc532218634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>3.2.1</w:t>
      </w:r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ab/>
        <w:t>Налаштування зв’язку сервоприводу та персонального комп’ютера</w:t>
      </w:r>
      <w:bookmarkEnd w:id="115"/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Для подальшої роботи із сервоприводами, необхідно вибрати варіант з’єднання.  Для цього потрібно обрати з’єднання за допомогою послідовного порту СОМ6 у вікні «Connection to be Selected» рис. 3.4. 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Після встановлення зв’язку між комп’ютером  та сервоприводом потрібно запустити IndraWorks рис .3.5.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ADC5FD0" wp14:editId="5354997C">
            <wp:extent cx="2419350" cy="256128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439439" cy="25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3.4 – Вікно «Connection to be Selected»</w:t>
      </w:r>
    </w:p>
    <w:p w:rsidR="00A606E9" w:rsidRPr="00A606E9" w:rsidRDefault="00A606E9" w:rsidP="00A606E9">
      <w:pPr>
        <w:ind w:left="567"/>
        <w:rPr>
          <w:rFonts w:ascii="Times New Roman" w:hAnsi="Times New Roman"/>
          <w:sz w:val="28"/>
        </w:rPr>
      </w:pP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F910B9A" wp14:editId="2A76FFD1">
            <wp:extent cx="5939790" cy="357441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3.5 – Інтерфейс програми IndraWorks</w:t>
      </w:r>
    </w:p>
    <w:p w:rsidR="00A606E9" w:rsidRPr="00A606E9" w:rsidRDefault="00A606E9" w:rsidP="00A606E9">
      <w:pPr>
        <w:keepNext/>
        <w:spacing w:before="280" w:after="280" w:line="360" w:lineRule="auto"/>
        <w:ind w:left="720" w:hanging="720"/>
        <w:jc w:val="both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116" w:name="_Toc532218635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>3.2.2</w:t>
      </w:r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ab/>
        <w:t>Параметри двигуна</w:t>
      </w:r>
      <w:bookmarkEnd w:id="116"/>
    </w:p>
    <w:p w:rsidR="00A606E9" w:rsidRPr="00A606E9" w:rsidRDefault="00A606E9" w:rsidP="00A606E9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 xml:space="preserve">Внутрішня пам'ять двигуна, що знаходиться у складі сервоприводу, уже має усі необхідні параметри для роботи.  Для доступу до них необхідно виконати команду «Diagnosis/Servise» &gt; «DriveDatabase» рис. 3.6. Інформація </w:t>
      </w:r>
      <w:r w:rsidRPr="00A606E9">
        <w:rPr>
          <w:rFonts w:ascii="Times New Roman" w:hAnsi="Times New Roman" w:cs="Times New Roman"/>
          <w:sz w:val="28"/>
          <w:szCs w:val="28"/>
        </w:rPr>
        <w:lastRenderedPageBreak/>
        <w:t xml:space="preserve">виводиться у вигляді таблиці, що має інформацію щодо номеру параметрів (IDN), назви(Name), значення параметру в пам’яті двигуна (In DB), значення цього ж параметру в пам’яті інтелектуального модулю (In drive) та одиниці виміру (Unit). У разі різних значень параметрів у пам’яті двигуна та інтелектуального модуля необхідно виконати команду для перезапису Якщо дані параметрів у пам’яті двигуна та інтелектуального модуля відрізняються, то їх потрібно перезаписати, натиснувши кнопку «DB -&gt; Drive». </w:t>
      </w:r>
    </w:p>
    <w:p w:rsidR="00A606E9" w:rsidRPr="00A606E9" w:rsidRDefault="00A606E9" w:rsidP="00A606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Внутрішня пам'ять двигуна, що знаходиться у складі сервоприводу, уже має усі необхідні параметри для роботи.  Для доступу до них необхідно виконати команду «Diagnosis/Servise» &gt; «DriveDatabase» рис. 3.3. Інформація виводиться у вигляді таблиці, що має інформацію щодо номеру параметрів (IDN),назви(Name), значення параметру в пам’яті двигуна (In DB), значення цього ж параметру в пам’яті інтелектуального модулю (In drive) та одиниці виміру (Unit). У разі різних значень параметрів у пам’яті двигуна та інтелектуального модуля необхідно виконати команду для перезапису Якщо дані параметрів у пам’яті двигуна та інтелектуального модуля відрізняються, то їх потрібно перезаписати, натиснувши кнопку «DB -&gt; Drive».</w:t>
      </w:r>
    </w:p>
    <w:p w:rsidR="00A606E9" w:rsidRPr="00A606E9" w:rsidRDefault="00A606E9" w:rsidP="00A606E9">
      <w:pPr>
        <w:keepNext/>
        <w:ind w:left="-567"/>
        <w:rPr>
          <w:rFonts w:ascii="Times New Roman" w:hAnsi="Times New Roman"/>
          <w:sz w:val="28"/>
        </w:rPr>
      </w:pPr>
      <w:r w:rsidRPr="00A606E9">
        <w:rPr>
          <w:rFonts w:ascii="Times New Roman" w:hAnsi="Times New Roman"/>
          <w:sz w:val="28"/>
        </w:rPr>
        <w:lastRenderedPageBreak/>
        <w:drawing>
          <wp:inline distT="0" distB="0" distL="0" distR="0" wp14:anchorId="3240CBEB" wp14:editId="7ADBCBC9">
            <wp:extent cx="5812532" cy="441007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833186" cy="442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3.6 – Параметри двигуна</w:t>
      </w:r>
    </w:p>
    <w:p w:rsidR="00A606E9" w:rsidRPr="00A606E9" w:rsidRDefault="00A606E9" w:rsidP="00A606E9">
      <w:pPr>
        <w:keepNext/>
        <w:keepLines/>
        <w:spacing w:before="280" w:after="280" w:line="360" w:lineRule="auto"/>
        <w:ind w:left="720" w:hanging="720"/>
        <w:jc w:val="both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117" w:name="_Toc532218636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>3.2.3</w:t>
      </w:r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ab/>
        <w:t>Оптимізація контурів регулювання координатами</w:t>
      </w:r>
      <w:bookmarkEnd w:id="117"/>
    </w:p>
    <w:p w:rsidR="00A606E9" w:rsidRPr="00A606E9" w:rsidRDefault="00A606E9" w:rsidP="00A606E9">
      <w:pPr>
        <w:keepNext/>
        <w:keepLine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Використовуючи Rexroth, ми маємо змогу оптимізувати контури регулювання кутового положення та швидкості визначивши наступні параметри:</w:t>
      </w:r>
    </w:p>
    <w:p w:rsidR="00A606E9" w:rsidRPr="00A606E9" w:rsidRDefault="00A606E9" w:rsidP="00A606E9">
      <w:pPr>
        <w:numPr>
          <w:ilvl w:val="0"/>
          <w:numId w:val="7"/>
        </w:numPr>
        <w:spacing w:after="0" w:line="360" w:lineRule="auto"/>
        <w:ind w:left="426"/>
        <w:contextualSpacing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>момент інерції навантаження.</w:t>
      </w:r>
    </w:p>
    <w:p w:rsidR="00A606E9" w:rsidRPr="00A606E9" w:rsidRDefault="00A606E9" w:rsidP="00A606E9">
      <w:pPr>
        <w:numPr>
          <w:ilvl w:val="0"/>
          <w:numId w:val="7"/>
        </w:numPr>
        <w:spacing w:after="0" w:line="360" w:lineRule="auto"/>
        <w:ind w:left="426"/>
        <w:contextualSpacing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>коефіцієнт пропорційної складової ПІ регулятора швидкості.</w:t>
      </w:r>
    </w:p>
    <w:p w:rsidR="00A606E9" w:rsidRPr="00A606E9" w:rsidRDefault="00A606E9" w:rsidP="00A606E9">
      <w:pPr>
        <w:numPr>
          <w:ilvl w:val="0"/>
          <w:numId w:val="7"/>
        </w:numPr>
        <w:spacing w:after="0" w:line="360" w:lineRule="auto"/>
        <w:ind w:left="426"/>
        <w:contextualSpacing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>коефіцієнт інтегральної складової ПІ регулятора швидкості.</w:t>
      </w:r>
    </w:p>
    <w:p w:rsidR="00A606E9" w:rsidRPr="00A606E9" w:rsidRDefault="00A606E9" w:rsidP="00A606E9">
      <w:pPr>
        <w:numPr>
          <w:ilvl w:val="0"/>
          <w:numId w:val="7"/>
        </w:numPr>
        <w:spacing w:after="0" w:line="360" w:lineRule="auto"/>
        <w:ind w:left="426"/>
        <w:contextualSpacing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>коефіцієнт пропорційної складової PDDF регулятора положення.</w:t>
      </w:r>
    </w:p>
    <w:p w:rsidR="00A606E9" w:rsidRPr="00A606E9" w:rsidRDefault="00A606E9" w:rsidP="00A606E9">
      <w:pPr>
        <w:numPr>
          <w:ilvl w:val="0"/>
          <w:numId w:val="7"/>
        </w:numPr>
        <w:spacing w:after="0" w:line="360" w:lineRule="auto"/>
        <w:ind w:left="426"/>
        <w:contextualSpacing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>коефіцієнт випереджаючої складової PDDF регулятора положення.</w:t>
      </w:r>
    </w:p>
    <w:p w:rsidR="00A606E9" w:rsidRPr="00A606E9" w:rsidRDefault="00A606E9" w:rsidP="00A606E9">
      <w:pPr>
        <w:numPr>
          <w:ilvl w:val="0"/>
          <w:numId w:val="7"/>
        </w:numPr>
        <w:spacing w:after="0" w:line="360" w:lineRule="auto"/>
        <w:ind w:left="426"/>
        <w:contextualSpacing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>граничну величину прискорення.</w:t>
      </w:r>
    </w:p>
    <w:p w:rsidR="00A606E9" w:rsidRPr="00A606E9" w:rsidRDefault="00A606E9" w:rsidP="00A606E9">
      <w:pPr>
        <w:numPr>
          <w:ilvl w:val="0"/>
          <w:numId w:val="7"/>
        </w:numPr>
        <w:spacing w:after="0" w:line="360" w:lineRule="auto"/>
        <w:ind w:left="426"/>
        <w:contextualSpacing/>
        <w:rPr>
          <w:rFonts w:ascii="Times New Roman" w:hAnsi="Times New Roman"/>
          <w:sz w:val="28"/>
          <w:szCs w:val="28"/>
        </w:rPr>
      </w:pPr>
      <w:r w:rsidRPr="00A606E9">
        <w:rPr>
          <w:rFonts w:ascii="Times New Roman" w:hAnsi="Times New Roman"/>
          <w:sz w:val="28"/>
          <w:szCs w:val="28"/>
        </w:rPr>
        <w:t>сталу часу фільтру завдання швидкості.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Автоматичне налаштування регулятора швидкості здійснюється за наступним сценарієм наведеним нижче.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lastRenderedPageBreak/>
        <w:t>Спочатку необхідно виконати активацію приводу, яка запускається шляхом виконання команди Easy Startup Mode &gt; Enable у папці «Optimization/Commissioning та підтвердити попередження про небезпечні роботи. рис. 3.7. Якщо усе пройшло вдало, то у вікні «Axis default»  стане активною кнопка для аварійного вимкнення приводу рис. 3.8. У процесі роботи, дане вікно завжди буде знаходитися понад усіма іншими вікнами.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25E0EB" wp14:editId="11327DCD">
            <wp:extent cx="5875305" cy="4457700"/>
            <wp:effectExtent l="0" t="0" r="0" b="0"/>
            <wp:docPr id="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886139" cy="446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3.7 – Активація приводу</w:t>
      </w:r>
    </w:p>
    <w:p w:rsidR="00A606E9" w:rsidRPr="00A606E9" w:rsidRDefault="00A606E9" w:rsidP="00A606E9">
      <w:pPr>
        <w:rPr>
          <w:rFonts w:ascii="Times New Roman" w:hAnsi="Times New Roman"/>
          <w:sz w:val="28"/>
        </w:rPr>
      </w:pP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910E090" wp14:editId="7783CBE7">
            <wp:extent cx="1590675" cy="1038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3.8 – Вікно «Axis default» (Зупинка електроприводу)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lastRenderedPageBreak/>
        <w:t>Ініціація процедури автоматичного налаштування контурів керування відбувається за допомогою наступних кроків.</w:t>
      </w:r>
    </w:p>
    <w:p w:rsidR="00A606E9" w:rsidRPr="00A606E9" w:rsidRDefault="00A606E9" w:rsidP="00A606E9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В корні проекту потрібно обрати пункт «Automatic Settings of Axis Control» в папці «Optimization/Commissioning». </w:t>
      </w:r>
    </w:p>
    <w:p w:rsidR="00A606E9" w:rsidRPr="00A606E9" w:rsidRDefault="00A606E9" w:rsidP="00A606E9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Обрати спосіб визначення параметрів за абсолютним положенням – «Absolute position limit input» рис. 3.9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3243B9" wp14:editId="215CCBC7">
            <wp:extent cx="4591050" cy="3502911"/>
            <wp:effectExtent l="0" t="0" r="0" b="254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06481" cy="35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3.9 – Спосіб визначення параметрів</w:t>
      </w:r>
    </w:p>
    <w:p w:rsidR="00A606E9" w:rsidRPr="00A606E9" w:rsidRDefault="00A606E9" w:rsidP="00A606E9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Визначити спосіб руху та діапазон обертання для визначення коефіцієнтів налаштування рис. 3.10.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025448" wp14:editId="74681077">
            <wp:extent cx="4107181" cy="3133725"/>
            <wp:effectExtent l="0" t="0" r="762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117209" cy="31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3.10 – Вибір діапазону та способу обертання</w:t>
      </w:r>
    </w:p>
    <w:p w:rsidR="00A606E9" w:rsidRPr="00A606E9" w:rsidRDefault="00A606E9" w:rsidP="00A606E9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Вибрати тип налаштування (Application – «Machine Tool»), і обрати необхідні параметри і умови, за яких вони будуть визначатись рис. 3.11.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Усі необхідні параметри будуть визначені після натискання кнопки “Next”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74C9BEB" wp14:editId="3106635C">
            <wp:extent cx="4030980" cy="3075585"/>
            <wp:effectExtent l="0" t="0" r="762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051310" cy="30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3.11 – Вибір параметрів і граничних значень в ході визначення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lastRenderedPageBreak/>
        <w:t>Після цього усі параметри будуть збережені у структурі проекту та відображені у новому вікні рис. 3.12.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1E83DB" wp14:editId="76B554AD">
            <wp:extent cx="3621144" cy="2762885"/>
            <wp:effectExtent l="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624754" cy="27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3.12 – Визначені параметри системи</w:t>
      </w:r>
    </w:p>
    <w:p w:rsidR="00A606E9" w:rsidRPr="00A606E9" w:rsidRDefault="00A606E9" w:rsidP="00A606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Після цього маємо змогу переглянути налаштовану структуру системи із заданими коефіцієнтами, для чого необхідно натиснути пункт «Axis Control Settings» в папці «Axis Control» папки «Drive Control» рис. 3.13.</w:t>
      </w:r>
    </w:p>
    <w:p w:rsidR="00A606E9" w:rsidRPr="00A606E9" w:rsidRDefault="00A606E9" w:rsidP="00A606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 xml:space="preserve">Таким чином встановлюється необхідні налаштування для подальшої роботи із </w:t>
      </w:r>
      <w:proofErr w:type="spellStart"/>
      <w:r w:rsidRPr="00A606E9">
        <w:rPr>
          <w:rFonts w:ascii="Times New Roman" w:hAnsi="Times New Roman" w:cs="Times New Roman"/>
          <w:sz w:val="28"/>
          <w:szCs w:val="28"/>
        </w:rPr>
        <w:t>сервосистемою</w:t>
      </w:r>
      <w:proofErr w:type="spellEnd"/>
      <w:r w:rsidRPr="00A606E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57E752C" wp14:editId="7F61EA6E">
            <wp:extent cx="5939790" cy="35325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3.13 – Контури регулювання положення та швидкості</w:t>
      </w:r>
    </w:p>
    <w:p w:rsidR="00A606E9" w:rsidRPr="00A606E9" w:rsidRDefault="00A606E9" w:rsidP="00A606E9">
      <w:pPr>
        <w:keepNext/>
        <w:keepLines/>
        <w:spacing w:before="280" w:after="280"/>
        <w:outlineLvl w:val="1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118" w:name="_Toc532218637"/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3.3</w:t>
      </w:r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ab/>
        <w:t>Візуалізація перехідних процесів сервоприводу</w:t>
      </w:r>
      <w:bookmarkEnd w:id="118"/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Важливим фактором у процесі роботи із сервоприводами є характер їх перехідних процесів. Для візуалізації процесів цієї системи необхідно використовувати модуль IndraDrive – Oscilloscope.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Його запуск відбувається через команду «Diagnosis/Service» &gt; «Oscilloscope» рис. 3.14.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Для початку роботи необхідно провести первинне налаштування: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ab/>
        <w:t>Дискретність вимірювання. Кнопка «Configure» відповідає за редагування дискретності вимірювання  .Поле 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Memory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depth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 рис. 3.15 відповідає за кількість вимірювань, а поле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period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 встановлює частоту вимірювань.</w:t>
      </w:r>
    </w:p>
    <w:p w:rsidR="00A606E9" w:rsidRPr="00A606E9" w:rsidRDefault="00A606E9" w:rsidP="00A606E9">
      <w:pPr>
        <w:spacing w:line="240" w:lineRule="auto"/>
        <w:ind w:left="567" w:hanging="567"/>
        <w:rPr>
          <w:rFonts w:ascii="Times New Roman" w:hAnsi="Times New Roman"/>
          <w:sz w:val="28"/>
        </w:rPr>
      </w:pPr>
      <w:r w:rsidRPr="00A606E9">
        <w:rPr>
          <w:rFonts w:ascii="Times New Roman" w:hAnsi="Times New Roman"/>
          <w:sz w:val="28"/>
        </w:rPr>
        <w:object w:dxaOrig="17171" w:dyaOrig="10154">
          <v:shape id="_x0000_i1052" type="#_x0000_t75" style="width:495.75pt;height:294pt" o:ole="">
            <v:imagedata r:id="rId192" o:title=""/>
          </v:shape>
          <o:OLEObject Type="Embed" ProgID="Visio.Drawing.11" ShapeID="_x0000_i1052" DrawAspect="Content" ObjectID="_1606213939" r:id="rId193"/>
        </w:objec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3.14 – Вікно компоненту Oscilloscope</w:t>
      </w:r>
    </w:p>
    <w:p w:rsidR="00A606E9" w:rsidRPr="00A606E9" w:rsidRDefault="00A606E9" w:rsidP="00A606E9">
      <w:pPr>
        <w:ind w:left="567"/>
        <w:rPr>
          <w:rFonts w:ascii="Times New Roman" w:hAnsi="Times New Roman"/>
          <w:sz w:val="28"/>
        </w:rPr>
      </w:pP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A6B68CE" wp14:editId="35A0A7F0">
            <wp:extent cx="2447925" cy="2066925"/>
            <wp:effectExtent l="0" t="0" r="9525" b="9525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3.15 – налаштування дискретності вимірювання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ab/>
        <w:t>Тригер.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Trigger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 відповідає за автоматичний  запуск вимірювання по заданих умовах. У контексті моєї роботи необхідним типом буде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Signal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Trigger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 . Значення параметру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Pre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Trigger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», що відповідає за відхилення у часі, виставляється в 0%. Саме тригер запуску вимірювання задається у полі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Trigger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Signal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», а граничне положення, при якому починають  виконуватись 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lastRenderedPageBreak/>
        <w:t>вимірювання – у полі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Threshold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». Поле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Edge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 відповідає за фронт сигналу, по якому починається вимірювання рис. 3.16.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F577AC0" wp14:editId="0A0D0C6B">
            <wp:extent cx="5987415" cy="29540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87419" cy="29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2.16 – Налаштування тригера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3.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ab/>
        <w:t>Вибір сигналів для вимірювання. Кнопка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Signals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» надає доступ до вибору параметрів для вимірювання. При цьому відкривається вікно рис. 3.17 налаштування сигналів, у якому у лівому полі знаходяться весь список можливих сигналів, а в правому полі – обрані користувачем. Величина, яку необхідно вимірювати задається шляхом натисканням мишки на лівій частині вікна. 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Після усіх операцій осцилограф буде налаштований і готовий до роботи. Кнопка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 активує осцилограф і розпочинає  вимірювання тільки після спрацювання тригера. Для збереження даних після закінчення вимірювання можна скористатись командою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File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 &gt;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Store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Measurements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A606E9" w:rsidRPr="00A606E9" w:rsidRDefault="00A606E9" w:rsidP="00A606E9">
      <w:pPr>
        <w:keepNext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1A2114E" wp14:editId="317EAC29">
            <wp:extent cx="4714140" cy="26511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746619" cy="26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9" w:rsidRPr="00A606E9" w:rsidRDefault="00A606E9" w:rsidP="00A606E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606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2.17 – Вибір сигналів для вимірювання</w:t>
      </w:r>
    </w:p>
    <w:p w:rsidR="00A606E9" w:rsidRPr="00A606E9" w:rsidRDefault="00A606E9" w:rsidP="00A606E9">
      <w:pPr>
        <w:keepNext/>
        <w:keepLines/>
        <w:spacing w:before="280" w:after="280"/>
        <w:outlineLvl w:val="1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119" w:name="_Toc532218638"/>
      <w:r w:rsidRPr="00A606E9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3.4 Налаштування траєкторій руху</w:t>
      </w:r>
      <w:bookmarkEnd w:id="119"/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Програма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IndraWorks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дає можливість реалізації різних типів траєкторій кутового переміщення та швидкості – прямокутна траєкторія, синусоїда, модифікована синусоїда.</w:t>
      </w:r>
    </w:p>
    <w:p w:rsidR="00A606E9" w:rsidRPr="00A606E9" w:rsidRDefault="00A606E9" w:rsidP="00A606E9">
      <w:pPr>
        <w:keepNext/>
        <w:keepLines/>
        <w:spacing w:before="280" w:after="280" w:line="360" w:lineRule="auto"/>
        <w:ind w:left="720" w:hanging="720"/>
        <w:jc w:val="both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120" w:name="_Toc532218639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>3.4.1 Реалізація траєкторій швидкості</w:t>
      </w:r>
      <w:bookmarkEnd w:id="120"/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Формування 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</w:rPr>
        <w:t>траекторій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швидкості можна здійснювати за допомогою пункту «</w:t>
      </w:r>
      <w:proofErr w:type="spellStart"/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Comand</w:t>
      </w:r>
      <w:proofErr w:type="spellEnd"/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» або «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Drive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Integrated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Command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Generator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» в папці «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Optimization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Commissioning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» дерева проекту.</w:t>
      </w:r>
    </w:p>
    <w:p w:rsidR="00A606E9" w:rsidRPr="00A606E9" w:rsidRDefault="00A606E9" w:rsidP="00A606E9">
      <w:pPr>
        <w:keepNext/>
        <w:keepLines/>
        <w:spacing w:before="280" w:after="280" w:line="360" w:lineRule="auto"/>
        <w:ind w:left="720" w:hanging="720"/>
        <w:jc w:val="both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121" w:name="_Toc532218640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>3.4.2 Траєкторія швидкості типу «полінома»</w:t>
      </w:r>
      <w:bookmarkEnd w:id="121"/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Для налаштування траєкторії типу «полінома» необхідно встановити її параметри в пункті «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Drive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Integrated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Command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Generator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» в папки «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Optimization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Commissioning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» дерева проекту (рис. 3.18).</w:t>
      </w:r>
    </w:p>
    <w:p w:rsidR="00A606E9" w:rsidRPr="00A606E9" w:rsidRDefault="00A606E9" w:rsidP="00A606E9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object w:dxaOrig="15171" w:dyaOrig="9771">
          <v:shape id="_x0000_i1053" type="#_x0000_t75" style="width:496.5pt;height:321pt" o:ole="">
            <v:imagedata r:id="rId197" o:title=""/>
          </v:shape>
          <o:OLEObject Type="Embed" ProgID="Visio.Drawing.11" ShapeID="_x0000_i1053" DrawAspect="Content" ObjectID="_1606213940" r:id="rId198"/>
        </w:object>
      </w:r>
      <w:r w:rsidRPr="00A606E9">
        <w:rPr>
          <w:rFonts w:ascii="Times New Roman" w:hAnsi="Times New Roman" w:cs="Times New Roman"/>
          <w:sz w:val="28"/>
          <w:szCs w:val="28"/>
        </w:rPr>
        <w:t>Рисунок 3.18 – Налаштування траєкторії типу «полінома»</w:t>
      </w:r>
    </w:p>
    <w:p w:rsidR="00A606E9" w:rsidRPr="00A606E9" w:rsidRDefault="00A606E9" w:rsidP="00A606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В полі генератора завдання потрібно вказати тип «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A606E9">
        <w:rPr>
          <w:rFonts w:ascii="Times New Roman" w:hAnsi="Times New Roman" w:cs="Times New Roman"/>
          <w:sz w:val="28"/>
          <w:szCs w:val="28"/>
        </w:rPr>
        <w:t>-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A606E9">
        <w:rPr>
          <w:rFonts w:ascii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A606E9">
        <w:rPr>
          <w:rFonts w:ascii="Times New Roman" w:hAnsi="Times New Roman" w:cs="Times New Roman"/>
          <w:sz w:val="28"/>
          <w:szCs w:val="28"/>
        </w:rPr>
        <w:t>», вказати параметри поліноми згідно з графіком на рис. 3.16 і обрати параметр завдання траєкторії «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606E9">
        <w:rPr>
          <w:rFonts w:ascii="Times New Roman" w:hAnsi="Times New Roman" w:cs="Times New Roman"/>
          <w:sz w:val="28"/>
          <w:szCs w:val="28"/>
        </w:rPr>
        <w:t xml:space="preserve">-0-0037: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A606E9">
        <w:rPr>
          <w:rFonts w:ascii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velocity</w:t>
      </w:r>
      <w:r w:rsidRPr="00A606E9">
        <w:rPr>
          <w:rFonts w:ascii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606E9">
        <w:rPr>
          <w:rFonts w:ascii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606E9">
        <w:rPr>
          <w:rFonts w:ascii="Times New Roman" w:hAnsi="Times New Roman" w:cs="Times New Roman"/>
          <w:sz w:val="28"/>
          <w:szCs w:val="28"/>
        </w:rPr>
        <w:t>».</w:t>
      </w:r>
    </w:p>
    <w:p w:rsidR="00A606E9" w:rsidRPr="00A606E9" w:rsidRDefault="00A606E9" w:rsidP="00A606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Параметри поліноми:</w:t>
      </w:r>
    </w:p>
    <w:p w:rsidR="00A606E9" w:rsidRPr="00A606E9" w:rsidRDefault="00A606E9" w:rsidP="00A606E9">
      <w:pPr>
        <w:numPr>
          <w:ilvl w:val="0"/>
          <w:numId w:val="11"/>
        </w:num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  <w:lang w:val="en-US"/>
        </w:rPr>
        <w:t xml:space="preserve">P-0-1155: Amplitude – </w:t>
      </w:r>
      <w:r w:rsidRPr="00A606E9">
        <w:rPr>
          <w:rFonts w:ascii="Times New Roman" w:hAnsi="Times New Roman" w:cs="Times New Roman"/>
          <w:sz w:val="28"/>
          <w:szCs w:val="28"/>
        </w:rPr>
        <w:t>амплітуда поліноми.</w:t>
      </w:r>
    </w:p>
    <w:p w:rsidR="00A606E9" w:rsidRPr="00A606E9" w:rsidRDefault="00A606E9" w:rsidP="00A606E9">
      <w:pPr>
        <w:numPr>
          <w:ilvl w:val="0"/>
          <w:numId w:val="11"/>
        </w:num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hAnsi="Times New Roman" w:cs="Times New Roman"/>
          <w:sz w:val="28"/>
          <w:szCs w:val="28"/>
        </w:rPr>
        <w:t xml:space="preserve">-0-1156: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A606E9">
        <w:rPr>
          <w:rFonts w:ascii="Times New Roman" w:hAnsi="Times New Roman" w:cs="Times New Roman"/>
          <w:sz w:val="28"/>
          <w:szCs w:val="28"/>
        </w:rPr>
        <w:t xml:space="preserve"> 1 – час руху в прямому напрямку.</w:t>
      </w:r>
    </w:p>
    <w:p w:rsidR="00A606E9" w:rsidRPr="00A606E9" w:rsidRDefault="00A606E9" w:rsidP="00A606E9">
      <w:pPr>
        <w:numPr>
          <w:ilvl w:val="0"/>
          <w:numId w:val="11"/>
        </w:num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hAnsi="Times New Roman" w:cs="Times New Roman"/>
          <w:sz w:val="28"/>
          <w:szCs w:val="28"/>
        </w:rPr>
        <w:t xml:space="preserve">-0-1157: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A606E9">
        <w:rPr>
          <w:rFonts w:ascii="Times New Roman" w:hAnsi="Times New Roman" w:cs="Times New Roman"/>
          <w:sz w:val="28"/>
          <w:szCs w:val="28"/>
        </w:rPr>
        <w:t xml:space="preserve"> 2 – час руху в зворотному напрямку.</w:t>
      </w:r>
    </w:p>
    <w:p w:rsidR="00A606E9" w:rsidRPr="00A606E9" w:rsidRDefault="00A606E9" w:rsidP="00A606E9">
      <w:pPr>
        <w:numPr>
          <w:ilvl w:val="0"/>
          <w:numId w:val="11"/>
        </w:num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hAnsi="Times New Roman" w:cs="Times New Roman"/>
          <w:sz w:val="28"/>
          <w:szCs w:val="28"/>
        </w:rPr>
        <w:t xml:space="preserve">-0-1154: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A606E9">
        <w:rPr>
          <w:rFonts w:ascii="Times New Roman" w:hAnsi="Times New Roman" w:cs="Times New Roman"/>
          <w:sz w:val="28"/>
          <w:szCs w:val="28"/>
        </w:rPr>
        <w:t xml:space="preserve"> – зміщення траєкторії відносно осі абсцис.</w:t>
      </w:r>
    </w:p>
    <w:p w:rsidR="00A606E9" w:rsidRPr="00A606E9" w:rsidRDefault="00A606E9" w:rsidP="00A606E9">
      <w:pPr>
        <w:numPr>
          <w:ilvl w:val="0"/>
          <w:numId w:val="11"/>
        </w:num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hAnsi="Times New Roman" w:cs="Times New Roman"/>
          <w:sz w:val="28"/>
          <w:szCs w:val="28"/>
        </w:rPr>
        <w:t>-0-1158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: Periodic time</w:t>
      </w:r>
      <w:r w:rsidRPr="00A606E9">
        <w:rPr>
          <w:rFonts w:ascii="Times New Roman" w:hAnsi="Times New Roman" w:cs="Times New Roman"/>
          <w:sz w:val="28"/>
          <w:szCs w:val="28"/>
        </w:rPr>
        <w:t xml:space="preserve"> – період поліноми.</w:t>
      </w:r>
    </w:p>
    <w:p w:rsidR="00A606E9" w:rsidRPr="00A606E9" w:rsidRDefault="00A606E9" w:rsidP="00A606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Для того, щоб реалізувати циклічне повторення заданої траєкторії, в полі додаткових опцій обирається опція «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Periodic</w:t>
      </w:r>
      <w:r w:rsidRPr="00A606E9">
        <w:rPr>
          <w:rFonts w:ascii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A606E9">
        <w:rPr>
          <w:rFonts w:ascii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generation</w:t>
      </w:r>
      <w:r w:rsidRPr="00A606E9">
        <w:rPr>
          <w:rFonts w:ascii="Times New Roman" w:hAnsi="Times New Roman" w:cs="Times New Roman"/>
          <w:sz w:val="28"/>
          <w:szCs w:val="28"/>
        </w:rPr>
        <w:t>». Початок відпрацювання заданої траєкторії відбувається після активації команди «</w:t>
      </w:r>
      <w:r w:rsidRPr="00A606E9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606E9">
        <w:rPr>
          <w:rFonts w:ascii="Times New Roman" w:hAnsi="Times New Roman" w:cs="Times New Roman"/>
          <w:sz w:val="28"/>
          <w:szCs w:val="28"/>
        </w:rPr>
        <w:t>».</w:t>
      </w:r>
    </w:p>
    <w:p w:rsidR="00A606E9" w:rsidRPr="00A606E9" w:rsidRDefault="00A606E9" w:rsidP="00A606E9">
      <w:pPr>
        <w:tabs>
          <w:tab w:val="center" w:pos="4680"/>
          <w:tab w:val="right" w:pos="9360"/>
        </w:tabs>
        <w:jc w:val="center"/>
        <w:rPr>
          <w:rFonts w:ascii="Times New Roman" w:hAnsi="Times New Roman" w:cs="Times New Roman"/>
          <w:sz w:val="26"/>
          <w:szCs w:val="28"/>
        </w:rPr>
      </w:pPr>
      <w:r w:rsidRPr="00A606E9">
        <w:rPr>
          <w:rFonts w:ascii="Times New Roman" w:hAnsi="Times New Roman" w:cs="Times New Roman"/>
          <w:sz w:val="26"/>
          <w:szCs w:val="26"/>
        </w:rPr>
        <w:object w:dxaOrig="8910" w:dyaOrig="5054">
          <v:shape id="_x0000_i1054" type="#_x0000_t75" style="width:423pt;height:239.25pt" o:ole="">
            <v:imagedata r:id="rId199" o:title=""/>
          </v:shape>
          <o:OLEObject Type="Embed" ProgID="Visio.Drawing.11" ShapeID="_x0000_i1054" DrawAspect="Content" ObjectID="_1606213941" r:id="rId200"/>
        </w:object>
      </w:r>
    </w:p>
    <w:p w:rsidR="00A606E9" w:rsidRPr="00A606E9" w:rsidRDefault="00A606E9" w:rsidP="00A606E9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Рисунок 3.19 – Параметри траєкторії типу «полінома»</w:t>
      </w:r>
    </w:p>
    <w:p w:rsidR="00A606E9" w:rsidRPr="00A606E9" w:rsidRDefault="00A606E9" w:rsidP="00A606E9">
      <w:pPr>
        <w:keepNext/>
        <w:keepLines/>
        <w:spacing w:before="280" w:after="280" w:line="360" w:lineRule="auto"/>
        <w:ind w:left="720" w:hanging="720"/>
        <w:jc w:val="both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122" w:name="_Toc532218641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t>3.4.3 Траєкторія швидкості типу «синусоїда»</w:t>
      </w:r>
      <w:bookmarkEnd w:id="122"/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Реалізація траєкторії швидкості типу «синусоїда» здійснюється аналогічно до траєкторії типу «полінома», але при цьому у полі генератора завдання потрібно вказати тип «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Sine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signal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» та параметри синусоїди згідно з графіком на рис. 3.20.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Параметри синусоїди:</w:t>
      </w:r>
    </w:p>
    <w:p w:rsidR="00A606E9" w:rsidRPr="00A606E9" w:rsidRDefault="00A606E9" w:rsidP="00A606E9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P-0-1155: Amplitude – 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амплітуда синусоїди.</w:t>
      </w:r>
    </w:p>
    <w:p w:rsidR="00A606E9" w:rsidRPr="00A606E9" w:rsidRDefault="00A606E9" w:rsidP="00A606E9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-0-1154: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Offset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зміщення траєкторії відносно осі абсцис.</w:t>
      </w:r>
    </w:p>
    <w:p w:rsidR="00A606E9" w:rsidRPr="00A606E9" w:rsidRDefault="00A606E9" w:rsidP="00A606E9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-0-1158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: Periodic time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період синусоїди.</w:t>
      </w:r>
    </w:p>
    <w:p w:rsidR="00A606E9" w:rsidRPr="00A606E9" w:rsidRDefault="00A606E9" w:rsidP="00A606E9">
      <w:pPr>
        <w:tabs>
          <w:tab w:val="center" w:pos="4680"/>
          <w:tab w:val="right" w:pos="9360"/>
        </w:tabs>
        <w:jc w:val="center"/>
        <w:rPr>
          <w:rFonts w:ascii="Times New Roman" w:hAnsi="Times New Roman" w:cs="Times New Roman"/>
          <w:sz w:val="26"/>
          <w:szCs w:val="28"/>
        </w:rPr>
      </w:pPr>
      <w:r w:rsidRPr="00A606E9">
        <w:rPr>
          <w:rFonts w:ascii="Times New Roman" w:hAnsi="Times New Roman" w:cs="Times New Roman"/>
          <w:sz w:val="26"/>
          <w:szCs w:val="26"/>
        </w:rPr>
        <w:object w:dxaOrig="9164" w:dyaOrig="3913">
          <v:shape id="_x0000_i1055" type="#_x0000_t75" style="width:429pt;height:183pt" o:ole="">
            <v:imagedata r:id="rId201" o:title=""/>
          </v:shape>
          <o:OLEObject Type="Embed" ProgID="Visio.Drawing.11" ShapeID="_x0000_i1055" DrawAspect="Content" ObjectID="_1606213942" r:id="rId202"/>
        </w:object>
      </w:r>
    </w:p>
    <w:p w:rsidR="00A606E9" w:rsidRPr="00A606E9" w:rsidRDefault="00A606E9" w:rsidP="00A606E9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t>Рисунок 3.20 – Параметри траєкторії типу «синусоїда»</w:t>
      </w:r>
    </w:p>
    <w:p w:rsidR="00A606E9" w:rsidRPr="00A606E9" w:rsidRDefault="00A606E9" w:rsidP="00A606E9">
      <w:pPr>
        <w:keepNext/>
        <w:keepLines/>
        <w:spacing w:before="280" w:after="280" w:line="360" w:lineRule="auto"/>
        <w:ind w:left="720" w:hanging="720"/>
        <w:jc w:val="both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123" w:name="_Toc532218642"/>
      <w:r w:rsidRPr="00A606E9">
        <w:rPr>
          <w:rFonts w:ascii="Times New Roman" w:eastAsiaTheme="majorEastAsia" w:hAnsi="Times New Roman" w:cstheme="majorBidi"/>
          <w:b/>
          <w:sz w:val="28"/>
          <w:szCs w:val="24"/>
        </w:rPr>
        <w:lastRenderedPageBreak/>
        <w:t>3.4.4 Траєкторія типу «модифікована синусоїда»</w:t>
      </w:r>
      <w:bookmarkEnd w:id="123"/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Реалізація траєкторії швидкості типу «модифікована синусоїда» здійснюється аналогічно до траєкторії типу «полінома» та «синусоїда», але при цьому у полі генератора завдання потрібно вказати тип «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Modified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sine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signal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>» та параметри синусоїди згідно з графіком на рис. 3.21.</w:t>
      </w:r>
    </w:p>
    <w:p w:rsidR="00A606E9" w:rsidRPr="00A606E9" w:rsidRDefault="00A606E9" w:rsidP="00A606E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</w:rPr>
        <w:t>Параметри модифікованої синусоїди:</w:t>
      </w:r>
    </w:p>
    <w:p w:rsidR="00A606E9" w:rsidRPr="00A606E9" w:rsidRDefault="00A606E9" w:rsidP="00A606E9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-0-1155: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Amplitude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амплітуда модифікованої синусоїди.</w:t>
      </w:r>
    </w:p>
    <w:p w:rsidR="00A606E9" w:rsidRPr="00A606E9" w:rsidRDefault="00A606E9" w:rsidP="00A606E9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-0-1156: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Duration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1 – час руху в прямому напрямку.</w:t>
      </w:r>
    </w:p>
    <w:p w:rsidR="00A606E9" w:rsidRPr="00A606E9" w:rsidRDefault="00A606E9" w:rsidP="00A606E9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-0-1157: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Duration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2 – час руху в зворотному напрямку.</w:t>
      </w:r>
    </w:p>
    <w:p w:rsidR="00A606E9" w:rsidRPr="00A606E9" w:rsidRDefault="00A606E9" w:rsidP="00A606E9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-0-1154: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Offset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зміщення траєкторії відносно осі абсцис.</w:t>
      </w:r>
    </w:p>
    <w:p w:rsidR="00A606E9" w:rsidRPr="00A606E9" w:rsidRDefault="00A606E9" w:rsidP="00A606E9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-0-1158: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Periodic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06E9">
        <w:rPr>
          <w:rFonts w:ascii="Times New Roman" w:eastAsia="Times New Roman" w:hAnsi="Times New Roman" w:cs="Times New Roman"/>
          <w:sz w:val="28"/>
          <w:szCs w:val="28"/>
          <w:lang w:val="en-US"/>
        </w:rPr>
        <w:t>time</w:t>
      </w:r>
      <w:r w:rsidRPr="00A606E9">
        <w:rPr>
          <w:rFonts w:ascii="Times New Roman" w:eastAsia="Times New Roman" w:hAnsi="Times New Roman" w:cs="Times New Roman"/>
          <w:sz w:val="28"/>
          <w:szCs w:val="28"/>
        </w:rPr>
        <w:t xml:space="preserve"> – період модифікованої синусоїди.</w:t>
      </w:r>
    </w:p>
    <w:p w:rsidR="000D09FB" w:rsidRDefault="00A606E9" w:rsidP="003B7F27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06E9">
        <w:rPr>
          <w:rFonts w:ascii="Times New Roman" w:hAnsi="Times New Roman" w:cs="Times New Roman"/>
          <w:sz w:val="28"/>
          <w:szCs w:val="28"/>
        </w:rPr>
        <w:object w:dxaOrig="9495" w:dyaOrig="5508">
          <v:shape id="_x0000_i1056" type="#_x0000_t75" style="width:476.25pt;height:276pt" o:ole="">
            <v:imagedata r:id="rId203" o:title=""/>
          </v:shape>
          <o:OLEObject Type="Embed" ProgID="Visio.Drawing.11" ShapeID="_x0000_i1056" DrawAspect="Content" ObjectID="_1606213943" r:id="rId204"/>
        </w:object>
      </w:r>
      <w:r w:rsidRPr="00A606E9">
        <w:rPr>
          <w:rFonts w:ascii="Times New Roman" w:hAnsi="Times New Roman" w:cs="Times New Roman"/>
          <w:sz w:val="28"/>
          <w:szCs w:val="28"/>
        </w:rPr>
        <w:t>Рисунок 3.21 – Параметри траєкторії типу «модифікована синусоїда»</w:t>
      </w:r>
    </w:p>
    <w:p w:rsidR="003B7F27" w:rsidRDefault="003B7F27" w:rsidP="003B7F27">
      <w:pPr>
        <w:pStyle w:val="Heading1"/>
      </w:pPr>
      <w:r>
        <w:lastRenderedPageBreak/>
        <w:t>Контрольні питання</w:t>
      </w:r>
    </w:p>
    <w:p w:rsidR="003B7F27" w:rsidRPr="003B7F27" w:rsidRDefault="003B7F27" w:rsidP="003B7F27">
      <w:pPr>
        <w:rPr>
          <w:lang w:val="ru-RU"/>
        </w:rPr>
      </w:pPr>
      <w:bookmarkStart w:id="124" w:name="_GoBack"/>
      <w:bookmarkEnd w:id="124"/>
    </w:p>
    <w:sectPr w:rsidR="003B7F27" w:rsidRPr="003B7F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03C01"/>
    <w:multiLevelType w:val="hybridMultilevel"/>
    <w:tmpl w:val="7CBCB7AC"/>
    <w:lvl w:ilvl="0" w:tplc="410A8E8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1077A55"/>
    <w:multiLevelType w:val="hybridMultilevel"/>
    <w:tmpl w:val="E4DECC2E"/>
    <w:lvl w:ilvl="0" w:tplc="0532B6AC">
      <w:start w:val="4"/>
      <w:numFmt w:val="bullet"/>
      <w:lvlText w:val="–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34A3843"/>
    <w:multiLevelType w:val="hybridMultilevel"/>
    <w:tmpl w:val="6378836C"/>
    <w:lvl w:ilvl="0" w:tplc="410A8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6A56015"/>
    <w:multiLevelType w:val="hybridMultilevel"/>
    <w:tmpl w:val="85E4E2B4"/>
    <w:lvl w:ilvl="0" w:tplc="1826B0AC">
      <w:numFmt w:val="bullet"/>
      <w:pStyle w:val="listunordered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6B72EC"/>
    <w:multiLevelType w:val="hybridMultilevel"/>
    <w:tmpl w:val="528C592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3BB84558"/>
    <w:multiLevelType w:val="hybridMultilevel"/>
    <w:tmpl w:val="1EB20DEC"/>
    <w:lvl w:ilvl="0" w:tplc="0532B6AC">
      <w:start w:val="4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>
    <w:nsid w:val="403D3140"/>
    <w:multiLevelType w:val="hybridMultilevel"/>
    <w:tmpl w:val="B8E6EBE0"/>
    <w:lvl w:ilvl="0" w:tplc="A8765B66">
      <w:start w:val="1"/>
      <w:numFmt w:val="decimal"/>
      <w:lvlText w:val="Рисунок 1.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0F6751"/>
    <w:multiLevelType w:val="hybridMultilevel"/>
    <w:tmpl w:val="CF604EE8"/>
    <w:lvl w:ilvl="0" w:tplc="EE8E61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6EA5463"/>
    <w:multiLevelType w:val="hybridMultilevel"/>
    <w:tmpl w:val="5C220F88"/>
    <w:lvl w:ilvl="0" w:tplc="1A7E9EEC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8657F90"/>
    <w:multiLevelType w:val="hybridMultilevel"/>
    <w:tmpl w:val="80888100"/>
    <w:lvl w:ilvl="0" w:tplc="0532B6AC">
      <w:start w:val="4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>
    <w:nsid w:val="55D63F13"/>
    <w:multiLevelType w:val="hybridMultilevel"/>
    <w:tmpl w:val="3BD47CE6"/>
    <w:lvl w:ilvl="0" w:tplc="0526EF8A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1">
    <w:nsid w:val="57DB30A1"/>
    <w:multiLevelType w:val="hybridMultilevel"/>
    <w:tmpl w:val="936C157C"/>
    <w:lvl w:ilvl="0" w:tplc="DB909DCC">
      <w:start w:val="3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9B9362E"/>
    <w:multiLevelType w:val="hybridMultilevel"/>
    <w:tmpl w:val="7DFC889A"/>
    <w:lvl w:ilvl="0" w:tplc="DB909DCC">
      <w:start w:val="3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8"/>
  </w:num>
  <w:num w:numId="8">
    <w:abstractNumId w:val="9"/>
  </w:num>
  <w:num w:numId="9">
    <w:abstractNumId w:val="1"/>
  </w:num>
  <w:num w:numId="10">
    <w:abstractNumId w:val="5"/>
  </w:num>
  <w:num w:numId="11">
    <w:abstractNumId w:val="7"/>
  </w:num>
  <w:num w:numId="12">
    <w:abstractNumId w:val="12"/>
  </w:num>
  <w:num w:numId="13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Пользователь Windows">
    <w15:presenceInfo w15:providerId="None" w15:userId="Пользователь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6B3"/>
    <w:rsid w:val="00033CA4"/>
    <w:rsid w:val="0009659E"/>
    <w:rsid w:val="000D09FB"/>
    <w:rsid w:val="00163E11"/>
    <w:rsid w:val="002370B5"/>
    <w:rsid w:val="00385138"/>
    <w:rsid w:val="003B7F27"/>
    <w:rsid w:val="00482FEB"/>
    <w:rsid w:val="007A56B3"/>
    <w:rsid w:val="00806BF2"/>
    <w:rsid w:val="00985A64"/>
    <w:rsid w:val="00A16992"/>
    <w:rsid w:val="00A606E9"/>
    <w:rsid w:val="00B422CC"/>
    <w:rsid w:val="00CB72CD"/>
    <w:rsid w:val="00F2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DB06B3-AA73-44FB-A63B-3D39D7640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uk-UA"/>
    </w:rPr>
  </w:style>
  <w:style w:type="paragraph" w:styleId="Heading1">
    <w:name w:val="heading 1"/>
    <w:basedOn w:val="Normal"/>
    <w:next w:val="Normal"/>
    <w:link w:val="Heading1Char"/>
    <w:qFormat/>
    <w:rsid w:val="00806BF2"/>
    <w:pPr>
      <w:keepNext/>
      <w:keepLines/>
      <w:pageBreakBefore/>
      <w:spacing w:before="280" w:after="280"/>
      <w:jc w:val="center"/>
      <w:outlineLvl w:val="0"/>
    </w:pPr>
    <w:rPr>
      <w:rFonts w:ascii="Times New Roman" w:eastAsiaTheme="majorEastAsia" w:hAnsi="Times New Roman" w:cstheme="majorBidi"/>
      <w:b/>
      <w:caps/>
      <w:sz w:val="28"/>
      <w:szCs w:val="32"/>
      <w:lang w:val="ru-RU"/>
    </w:rPr>
  </w:style>
  <w:style w:type="paragraph" w:styleId="Heading2">
    <w:name w:val="heading 2"/>
    <w:basedOn w:val="Normal"/>
    <w:next w:val="Normal"/>
    <w:link w:val="Heading2Char"/>
    <w:unhideWhenUsed/>
    <w:qFormat/>
    <w:rsid w:val="00163E11"/>
    <w:pPr>
      <w:keepNext/>
      <w:keepLines/>
      <w:spacing w:before="280" w:after="28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9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ing1">
    <w:name w:val="MyHeading1"/>
    <w:basedOn w:val="Heading1"/>
    <w:link w:val="MyHeading1Char"/>
    <w:qFormat/>
    <w:rsid w:val="00985A64"/>
    <w:pPr>
      <w:spacing w:line="360" w:lineRule="auto"/>
    </w:pPr>
    <w:rPr>
      <w:b w:val="0"/>
      <w:color w:val="000000" w:themeColor="text1"/>
    </w:rPr>
  </w:style>
  <w:style w:type="character" w:customStyle="1" w:styleId="MyHeading1Char">
    <w:name w:val="MyHeading1 Char"/>
    <w:basedOn w:val="Heading1Char"/>
    <w:link w:val="MyHeading1"/>
    <w:rsid w:val="00985A64"/>
    <w:rPr>
      <w:rFonts w:ascii="Times New Roman" w:eastAsiaTheme="majorEastAsia" w:hAnsi="Times New Roman" w:cstheme="majorBidi"/>
      <w:b w:val="0"/>
      <w:caps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rsid w:val="00806BF2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MyNormal">
    <w:name w:val="MyNormal"/>
    <w:basedOn w:val="Normal"/>
    <w:next w:val="Normal"/>
    <w:qFormat/>
    <w:rsid w:val="00985A64"/>
    <w:pPr>
      <w:spacing w:before="120" w:after="280" w:line="360" w:lineRule="auto"/>
    </w:pPr>
    <w:rPr>
      <w:rFonts w:ascii="Times New Roman" w:hAnsi="Times New Roman"/>
      <w:sz w:val="28"/>
    </w:rPr>
  </w:style>
  <w:style w:type="paragraph" w:customStyle="1" w:styleId="a">
    <w:name w:val="Подпись рисунка"/>
    <w:basedOn w:val="Normal"/>
    <w:autoRedefine/>
    <w:qFormat/>
    <w:rsid w:val="00B422CC"/>
    <w:pPr>
      <w:spacing w:before="100" w:beforeAutospacing="1" w:after="120" w:line="360" w:lineRule="auto"/>
      <w:jc w:val="center"/>
    </w:pPr>
    <w:rPr>
      <w:rFonts w:ascii="Times New Roman" w:eastAsia="Times New Roman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rsid w:val="00163E11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paragraph" w:customStyle="1" w:styleId="MAIN">
    <w:name w:val="MAIN"/>
    <w:basedOn w:val="Normal"/>
    <w:link w:val="MAINChar"/>
    <w:qFormat/>
    <w:rsid w:val="007A56B3"/>
    <w:pPr>
      <w:spacing w:after="0" w:line="360" w:lineRule="auto"/>
      <w:ind w:firstLine="567"/>
      <w:contextualSpacing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MAINChar">
    <w:name w:val="MAIN Char"/>
    <w:basedOn w:val="DefaultParagraphFont"/>
    <w:link w:val="MAIN"/>
    <w:rsid w:val="007A56B3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FontStyle87">
    <w:name w:val="Font Style87"/>
    <w:rsid w:val="007A56B3"/>
    <w:rPr>
      <w:rFonts w:ascii="Times New Roman" w:hAnsi="Times New Roman" w:cs="Times New Roman"/>
      <w:sz w:val="28"/>
      <w:szCs w:val="28"/>
    </w:rPr>
  </w:style>
  <w:style w:type="paragraph" w:customStyle="1" w:styleId="Style20">
    <w:name w:val="Style20"/>
    <w:basedOn w:val="Normal"/>
    <w:rsid w:val="007A56B3"/>
    <w:pPr>
      <w:widowControl w:val="0"/>
      <w:autoSpaceDE w:val="0"/>
      <w:autoSpaceDN w:val="0"/>
      <w:adjustRightInd w:val="0"/>
      <w:spacing w:after="0" w:line="485" w:lineRule="exact"/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istParagraph1">
    <w:name w:val="List Paragraph1"/>
    <w:basedOn w:val="Normal"/>
    <w:qFormat/>
    <w:rsid w:val="007A56B3"/>
    <w:pPr>
      <w:spacing w:before="120" w:after="320" w:line="276" w:lineRule="auto"/>
      <w:ind w:left="720"/>
      <w:contextualSpacing/>
    </w:pPr>
    <w:rPr>
      <w:rFonts w:ascii="Times New Roman" w:eastAsia="Times New Roman" w:hAnsi="Times New Roman" w:cs="Times New Roman"/>
      <w:sz w:val="28"/>
      <w:lang w:val="ru-RU" w:eastAsia="ru-RU"/>
    </w:rPr>
  </w:style>
  <w:style w:type="paragraph" w:customStyle="1" w:styleId="Style9">
    <w:name w:val="Style9"/>
    <w:basedOn w:val="Normal"/>
    <w:rsid w:val="007A56B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Style14">
    <w:name w:val="Style14"/>
    <w:basedOn w:val="Normal"/>
    <w:rsid w:val="007A56B3"/>
    <w:pPr>
      <w:widowControl w:val="0"/>
      <w:autoSpaceDE w:val="0"/>
      <w:autoSpaceDN w:val="0"/>
      <w:adjustRightInd w:val="0"/>
      <w:spacing w:after="0" w:line="490" w:lineRule="exact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FontStyle89">
    <w:name w:val="Font Style89"/>
    <w:rsid w:val="007A56B3"/>
    <w:rPr>
      <w:rFonts w:ascii="Times New Roman" w:hAnsi="Times New Roman" w:cs="Times New Roman"/>
      <w:sz w:val="26"/>
      <w:szCs w:val="26"/>
    </w:rPr>
  </w:style>
  <w:style w:type="paragraph" w:customStyle="1" w:styleId="Style55">
    <w:name w:val="Style55"/>
    <w:basedOn w:val="Normal"/>
    <w:rsid w:val="007A56B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caption">
    <w:name w:val="table_caption"/>
    <w:basedOn w:val="MAIN"/>
    <w:link w:val="tablecaptionChar"/>
    <w:autoRedefine/>
    <w:qFormat/>
    <w:rsid w:val="002370B5"/>
    <w:pPr>
      <w:keepNext/>
      <w:spacing w:before="280" w:after="140"/>
      <w:jc w:val="left"/>
    </w:pPr>
  </w:style>
  <w:style w:type="paragraph" w:customStyle="1" w:styleId="tabletextstyle">
    <w:name w:val="table_text_style"/>
    <w:basedOn w:val="MAIN"/>
    <w:qFormat/>
    <w:rsid w:val="007A56B3"/>
    <w:pPr>
      <w:spacing w:line="240" w:lineRule="auto"/>
      <w:ind w:left="135" w:firstLine="0"/>
      <w:jc w:val="left"/>
    </w:pPr>
    <w:rPr>
      <w:lang w:eastAsia="ru-RU"/>
    </w:rPr>
  </w:style>
  <w:style w:type="character" w:customStyle="1" w:styleId="tablecaptionChar">
    <w:name w:val="table_caption Char"/>
    <w:basedOn w:val="MAINChar"/>
    <w:link w:val="tablecaption"/>
    <w:rsid w:val="002370B5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listunordered">
    <w:name w:val="list_unordered"/>
    <w:basedOn w:val="MAIN"/>
    <w:qFormat/>
    <w:rsid w:val="007A56B3"/>
    <w:pPr>
      <w:numPr>
        <w:numId w:val="5"/>
      </w:numPr>
      <w:tabs>
        <w:tab w:val="num" w:pos="360"/>
      </w:tabs>
      <w:ind w:left="0" w:firstLine="567"/>
    </w:pPr>
  </w:style>
  <w:style w:type="paragraph" w:styleId="Title">
    <w:name w:val="Title"/>
    <w:basedOn w:val="Normal"/>
    <w:link w:val="TitleChar"/>
    <w:qFormat/>
    <w:rsid w:val="002370B5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tleChar">
    <w:name w:val="Title Char"/>
    <w:basedOn w:val="DefaultParagraphFont"/>
    <w:link w:val="Title"/>
    <w:rsid w:val="002370B5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9F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paragraph" w:customStyle="1" w:styleId="picture">
    <w:name w:val="picture"/>
    <w:basedOn w:val="MAIN"/>
    <w:link w:val="pictureChar"/>
    <w:autoRedefine/>
    <w:qFormat/>
    <w:rsid w:val="00A606E9"/>
    <w:pPr>
      <w:keepNext/>
      <w:spacing w:before="280" w:line="240" w:lineRule="auto"/>
      <w:ind w:firstLine="0"/>
      <w:contextualSpacing w:val="0"/>
      <w:jc w:val="center"/>
    </w:pPr>
    <w:rPr>
      <w:noProof/>
      <w:lang w:eastAsia="ru-RU"/>
    </w:rPr>
  </w:style>
  <w:style w:type="paragraph" w:customStyle="1" w:styleId="formula">
    <w:name w:val="formula"/>
    <w:basedOn w:val="Normal"/>
    <w:link w:val="formulaChar"/>
    <w:qFormat/>
    <w:rsid w:val="00A606E9"/>
    <w:pPr>
      <w:tabs>
        <w:tab w:val="center" w:pos="4680"/>
        <w:tab w:val="right" w:pos="9360"/>
      </w:tabs>
      <w:spacing w:before="280" w:after="280" w:line="360" w:lineRule="auto"/>
      <w:ind w:firstLine="709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pictureChar">
    <w:name w:val="picture Char"/>
    <w:basedOn w:val="MAINChar"/>
    <w:link w:val="picture"/>
    <w:rsid w:val="00A606E9"/>
    <w:rPr>
      <w:rFonts w:ascii="Times New Roman" w:eastAsia="Times New Roman" w:hAnsi="Times New Roman" w:cs="Times New Roman"/>
      <w:noProof/>
      <w:sz w:val="28"/>
      <w:szCs w:val="28"/>
      <w:lang w:val="uk-UA" w:eastAsia="ru-RU"/>
    </w:rPr>
  </w:style>
  <w:style w:type="character" w:customStyle="1" w:styleId="formulaChar">
    <w:name w:val="formula Char"/>
    <w:basedOn w:val="DefaultParagraphFont"/>
    <w:link w:val="formula"/>
    <w:rsid w:val="00A606E9"/>
    <w:rPr>
      <w:rFonts w:ascii="Times New Roman" w:hAnsi="Times New Roman" w:cs="Times New Roman"/>
      <w:sz w:val="26"/>
      <w:szCs w:val="26"/>
      <w:lang w:val="uk-UA"/>
    </w:rPr>
  </w:style>
  <w:style w:type="paragraph" w:customStyle="1" w:styleId="picturecaption">
    <w:name w:val="picture_caption"/>
    <w:basedOn w:val="picture"/>
    <w:qFormat/>
    <w:rsid w:val="00A606E9"/>
    <w:pPr>
      <w:keepNext w:val="0"/>
      <w:spacing w:after="280"/>
    </w:pPr>
  </w:style>
  <w:style w:type="character" w:customStyle="1" w:styleId="MTEquationSection">
    <w:name w:val="MTEquationSection"/>
    <w:basedOn w:val="DefaultParagraphFont"/>
    <w:rsid w:val="00163E11"/>
    <w:rPr>
      <w:vanish/>
      <w:color w:val="FF0000"/>
    </w:rPr>
  </w:style>
  <w:style w:type="table" w:styleId="TableGrid">
    <w:name w:val="Table Grid"/>
    <w:basedOn w:val="TableNormal"/>
    <w:uiPriority w:val="39"/>
    <w:rsid w:val="00806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image" Target="media/image9.wmf"/><Relationship Id="rId42" Type="http://schemas.openxmlformats.org/officeDocument/2006/relationships/oleObject" Target="embeddings/oleObject19.bin"/><Relationship Id="rId63" Type="http://schemas.openxmlformats.org/officeDocument/2006/relationships/image" Target="media/image30.w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159" Type="http://schemas.openxmlformats.org/officeDocument/2006/relationships/image" Target="media/image78.wmf"/><Relationship Id="rId170" Type="http://schemas.openxmlformats.org/officeDocument/2006/relationships/oleObject" Target="embeddings/oleObject83.bin"/><Relationship Id="rId191" Type="http://schemas.openxmlformats.org/officeDocument/2006/relationships/image" Target="media/image99.png"/><Relationship Id="rId205" Type="http://schemas.openxmlformats.org/officeDocument/2006/relationships/fontTable" Target="fontTable.xml"/><Relationship Id="rId107" Type="http://schemas.openxmlformats.org/officeDocument/2006/relationships/image" Target="media/image52.wmf"/><Relationship Id="rId11" Type="http://schemas.openxmlformats.org/officeDocument/2006/relationships/image" Target="media/image4.wmf"/><Relationship Id="rId32" Type="http://schemas.openxmlformats.org/officeDocument/2006/relationships/oleObject" Target="embeddings/oleObject14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149" Type="http://schemas.openxmlformats.org/officeDocument/2006/relationships/image" Target="media/image73.wmf"/><Relationship Id="rId5" Type="http://schemas.openxmlformats.org/officeDocument/2006/relationships/image" Target="media/image1.png"/><Relationship Id="rId95" Type="http://schemas.openxmlformats.org/officeDocument/2006/relationships/image" Target="media/image46.wmf"/><Relationship Id="rId160" Type="http://schemas.openxmlformats.org/officeDocument/2006/relationships/oleObject" Target="embeddings/oleObject78.bin"/><Relationship Id="rId181" Type="http://schemas.openxmlformats.org/officeDocument/2006/relationships/oleObject" Target="embeddings/oleObject88.bin"/><Relationship Id="rId22" Type="http://schemas.openxmlformats.org/officeDocument/2006/relationships/oleObject" Target="embeddings/oleObject9.bin"/><Relationship Id="rId43" Type="http://schemas.openxmlformats.org/officeDocument/2006/relationships/image" Target="media/image20.w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68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3.bin"/><Relationship Id="rId171" Type="http://schemas.openxmlformats.org/officeDocument/2006/relationships/image" Target="media/image84.wmf"/><Relationship Id="rId192" Type="http://schemas.openxmlformats.org/officeDocument/2006/relationships/image" Target="media/image100.emf"/><Relationship Id="rId206" Type="http://schemas.microsoft.com/office/2011/relationships/people" Target="people.xml"/><Relationship Id="rId12" Type="http://schemas.openxmlformats.org/officeDocument/2006/relationships/oleObject" Target="embeddings/oleObject4.bin"/><Relationship Id="rId33" Type="http://schemas.openxmlformats.org/officeDocument/2006/relationships/image" Target="media/image15.wmf"/><Relationship Id="rId108" Type="http://schemas.openxmlformats.org/officeDocument/2006/relationships/oleObject" Target="embeddings/oleObject52.bin"/><Relationship Id="rId129" Type="http://schemas.openxmlformats.org/officeDocument/2006/relationships/image" Target="media/image63.wmf"/><Relationship Id="rId54" Type="http://schemas.openxmlformats.org/officeDocument/2006/relationships/oleObject" Target="embeddings/oleObject25.bin"/><Relationship Id="rId75" Type="http://schemas.openxmlformats.org/officeDocument/2006/relationships/image" Target="media/image36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61" Type="http://schemas.openxmlformats.org/officeDocument/2006/relationships/image" Target="media/image79.wmf"/><Relationship Id="rId182" Type="http://schemas.openxmlformats.org/officeDocument/2006/relationships/image" Target="media/image90.png"/><Relationship Id="rId6" Type="http://schemas.openxmlformats.org/officeDocument/2006/relationships/oleObject" Target="embeddings/oleObject1.bin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44" Type="http://schemas.openxmlformats.org/officeDocument/2006/relationships/oleObject" Target="embeddings/oleObject20.bin"/><Relationship Id="rId65" Type="http://schemas.openxmlformats.org/officeDocument/2006/relationships/image" Target="media/image31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51" Type="http://schemas.openxmlformats.org/officeDocument/2006/relationships/image" Target="media/image74.emf"/><Relationship Id="rId172" Type="http://schemas.openxmlformats.org/officeDocument/2006/relationships/oleObject" Target="embeddings/oleObject84.bin"/><Relationship Id="rId193" Type="http://schemas.openxmlformats.org/officeDocument/2006/relationships/oleObject" Target="embeddings/__________Microsoft_Visio_2003-201021111111.vsd"/><Relationship Id="rId207" Type="http://schemas.openxmlformats.org/officeDocument/2006/relationships/theme" Target="theme/theme1.xml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34" Type="http://schemas.openxmlformats.org/officeDocument/2006/relationships/oleObject" Target="embeddings/oleObject15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7.wmf"/><Relationship Id="rId120" Type="http://schemas.openxmlformats.org/officeDocument/2006/relationships/oleObject" Target="embeddings/oleObject58.bin"/><Relationship Id="rId141" Type="http://schemas.openxmlformats.org/officeDocument/2006/relationships/image" Target="media/image69.wmf"/><Relationship Id="rId7" Type="http://schemas.openxmlformats.org/officeDocument/2006/relationships/image" Target="media/image2.wmf"/><Relationship Id="rId162" Type="http://schemas.openxmlformats.org/officeDocument/2006/relationships/oleObject" Target="embeddings/oleObject79.bin"/><Relationship Id="rId183" Type="http://schemas.openxmlformats.org/officeDocument/2006/relationships/image" Target="media/image91.png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w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6.wmf"/><Relationship Id="rId131" Type="http://schemas.openxmlformats.org/officeDocument/2006/relationships/image" Target="media/image64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7.wmf"/><Relationship Id="rId178" Type="http://schemas.openxmlformats.org/officeDocument/2006/relationships/oleObject" Target="embeddings/oleObject87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4.bin"/><Relationship Id="rId173" Type="http://schemas.openxmlformats.org/officeDocument/2006/relationships/image" Target="media/image85.wmf"/><Relationship Id="rId194" Type="http://schemas.openxmlformats.org/officeDocument/2006/relationships/image" Target="media/image101.png"/><Relationship Id="rId199" Type="http://schemas.openxmlformats.org/officeDocument/2006/relationships/image" Target="media/image105.emf"/><Relationship Id="rId203" Type="http://schemas.openxmlformats.org/officeDocument/2006/relationships/image" Target="media/image107.emf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2.wmf"/><Relationship Id="rId168" Type="http://schemas.openxmlformats.org/officeDocument/2006/relationships/oleObject" Target="embeddings/oleObject82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9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80.wmf"/><Relationship Id="rId184" Type="http://schemas.openxmlformats.org/officeDocument/2006/relationships/image" Target="media/image92.png"/><Relationship Id="rId189" Type="http://schemas.openxmlformats.org/officeDocument/2006/relationships/image" Target="media/image97.png"/><Relationship Id="rId3" Type="http://schemas.openxmlformats.org/officeDocument/2006/relationships/settings" Target="setting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1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7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9.bin"/><Relationship Id="rId83" Type="http://schemas.openxmlformats.org/officeDocument/2006/relationships/image" Target="media/image40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4.w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5.emf"/><Relationship Id="rId174" Type="http://schemas.openxmlformats.org/officeDocument/2006/relationships/oleObject" Target="embeddings/oleObject85.bin"/><Relationship Id="rId179" Type="http://schemas.openxmlformats.org/officeDocument/2006/relationships/image" Target="media/image88.emf"/><Relationship Id="rId195" Type="http://schemas.openxmlformats.org/officeDocument/2006/relationships/image" Target="media/image102.png"/><Relationship Id="rId190" Type="http://schemas.openxmlformats.org/officeDocument/2006/relationships/image" Target="media/image98.png"/><Relationship Id="rId204" Type="http://schemas.openxmlformats.org/officeDocument/2006/relationships/oleObject" Target="embeddings/oleObject92.bin"/><Relationship Id="rId15" Type="http://schemas.openxmlformats.org/officeDocument/2006/relationships/image" Target="media/image6.w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2.wmf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4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8.e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9.bin"/><Relationship Id="rId143" Type="http://schemas.openxmlformats.org/officeDocument/2006/relationships/image" Target="media/image70.wmf"/><Relationship Id="rId148" Type="http://schemas.openxmlformats.org/officeDocument/2006/relationships/oleObject" Target="embeddings/oleObject72.bin"/><Relationship Id="rId164" Type="http://schemas.openxmlformats.org/officeDocument/2006/relationships/oleObject" Target="embeddings/oleObject80.bin"/><Relationship Id="rId169" Type="http://schemas.openxmlformats.org/officeDocument/2006/relationships/image" Target="media/image83.wmf"/><Relationship Id="rId185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80" Type="http://schemas.openxmlformats.org/officeDocument/2006/relationships/image" Target="media/image89.emf"/><Relationship Id="rId26" Type="http://schemas.openxmlformats.org/officeDocument/2006/relationships/oleObject" Target="embeddings/oleObject11.bin"/><Relationship Id="rId47" Type="http://schemas.openxmlformats.org/officeDocument/2006/relationships/image" Target="media/image22.wmf"/><Relationship Id="rId68" Type="http://schemas.openxmlformats.org/officeDocument/2006/relationships/oleObject" Target="embeddings/oleObject32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5.wmf"/><Relationship Id="rId154" Type="http://schemas.openxmlformats.org/officeDocument/2006/relationships/oleObject" Target="embeddings/oleObject75.bin"/><Relationship Id="rId175" Type="http://schemas.openxmlformats.org/officeDocument/2006/relationships/image" Target="media/image86.wmf"/><Relationship Id="rId196" Type="http://schemas.openxmlformats.org/officeDocument/2006/relationships/image" Target="media/image103.png"/><Relationship Id="rId200" Type="http://schemas.openxmlformats.org/officeDocument/2006/relationships/oleObject" Target="embeddings/oleObject90.bin"/><Relationship Id="rId16" Type="http://schemas.openxmlformats.org/officeDocument/2006/relationships/oleObject" Target="embeddings/oleObject6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7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81.wmf"/><Relationship Id="rId186" Type="http://schemas.openxmlformats.org/officeDocument/2006/relationships/image" Target="media/image94.png"/><Relationship Id="rId27" Type="http://schemas.openxmlformats.org/officeDocument/2006/relationships/image" Target="media/image12.wmf"/><Relationship Id="rId48" Type="http://schemas.openxmlformats.org/officeDocument/2006/relationships/oleObject" Target="embeddings/oleObject22.bin"/><Relationship Id="rId69" Type="http://schemas.openxmlformats.org/officeDocument/2006/relationships/image" Target="media/image33.wmf"/><Relationship Id="rId113" Type="http://schemas.openxmlformats.org/officeDocument/2006/relationships/image" Target="media/image55.wmf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6.wmf"/><Relationship Id="rId176" Type="http://schemas.openxmlformats.org/officeDocument/2006/relationships/oleObject" Target="embeddings/oleObject86.bin"/><Relationship Id="rId197" Type="http://schemas.openxmlformats.org/officeDocument/2006/relationships/image" Target="media/image104.emf"/><Relationship Id="rId201" Type="http://schemas.openxmlformats.org/officeDocument/2006/relationships/image" Target="media/image106.emf"/><Relationship Id="rId17" Type="http://schemas.openxmlformats.org/officeDocument/2006/relationships/image" Target="media/image7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24" Type="http://schemas.openxmlformats.org/officeDocument/2006/relationships/oleObject" Target="embeddings/oleObject60.bin"/><Relationship Id="rId70" Type="http://schemas.openxmlformats.org/officeDocument/2006/relationships/oleObject" Target="embeddings/oleObject33.bin"/><Relationship Id="rId91" Type="http://schemas.openxmlformats.org/officeDocument/2006/relationships/image" Target="media/image44.wmf"/><Relationship Id="rId145" Type="http://schemas.openxmlformats.org/officeDocument/2006/relationships/image" Target="media/image71.wmf"/><Relationship Id="rId166" Type="http://schemas.openxmlformats.org/officeDocument/2006/relationships/oleObject" Target="embeddings/oleObject81.bin"/><Relationship Id="rId187" Type="http://schemas.openxmlformats.org/officeDocument/2006/relationships/image" Target="media/image95.png"/><Relationship Id="rId1" Type="http://schemas.openxmlformats.org/officeDocument/2006/relationships/numbering" Target="numbering.xml"/><Relationship Id="rId28" Type="http://schemas.openxmlformats.org/officeDocument/2006/relationships/oleObject" Target="embeddings/oleObject12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60" Type="http://schemas.openxmlformats.org/officeDocument/2006/relationships/oleObject" Target="embeddings/oleObject28.bin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56" Type="http://schemas.openxmlformats.org/officeDocument/2006/relationships/oleObject" Target="embeddings/oleObject76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89.bin"/><Relationship Id="rId202" Type="http://schemas.openxmlformats.org/officeDocument/2006/relationships/oleObject" Target="embeddings/oleObject91.bin"/><Relationship Id="rId18" Type="http://schemas.openxmlformats.org/officeDocument/2006/relationships/oleObject" Target="embeddings/oleObject7.bin"/><Relationship Id="rId39" Type="http://schemas.openxmlformats.org/officeDocument/2006/relationships/image" Target="media/image18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71.bin"/><Relationship Id="rId167" Type="http://schemas.openxmlformats.org/officeDocument/2006/relationships/image" Target="media/image82.wmf"/><Relationship Id="rId188" Type="http://schemas.openxmlformats.org/officeDocument/2006/relationships/image" Target="media/image96.png"/><Relationship Id="rId71" Type="http://schemas.openxmlformats.org/officeDocument/2006/relationships/image" Target="media/image34.wmf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36</Pages>
  <Words>4717</Words>
  <Characters>26890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2018-12-13T10:12:00Z</dcterms:created>
  <dcterms:modified xsi:type="dcterms:W3CDTF">2018-12-13T11:24:00Z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</Properties>
</file>